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91B367" w14:textId="1FA852A2" w:rsidR="00C20C0B" w:rsidRPr="005F2CED" w:rsidRDefault="00411EC0" w:rsidP="00411EC0">
      <w:pPr>
        <w:ind w:left="720"/>
        <w:rPr>
          <w:rFonts w:cstheme="minorHAnsi"/>
        </w:rPr>
      </w:pPr>
      <w:r w:rsidRPr="005F2CED">
        <w:rPr>
          <w:rFonts w:cstheme="minorHAnsi"/>
        </w:rPr>
        <w:fldChar w:fldCharType="begin"/>
      </w:r>
      <w:r w:rsidRPr="005F2CED">
        <w:rPr>
          <w:rFonts w:cstheme="minorHAnsi"/>
        </w:rPr>
        <w:instrText xml:space="preserve"> INCLUDEPICTURE "https://images.crunchbase.com/image/upload/c_pad,h_256,w_256,f_auto,q_auto:eco,dpr_1/rolqfdoh0ytnehfy4d1x" \* MERGEFORMATINET </w:instrText>
      </w:r>
      <w:r w:rsidRPr="005F2CED">
        <w:rPr>
          <w:rFonts w:cstheme="minorHAnsi"/>
        </w:rPr>
        <w:fldChar w:fldCharType="separate"/>
      </w:r>
      <w:r w:rsidRPr="005F2CED">
        <w:rPr>
          <w:rFonts w:cstheme="minorHAnsi"/>
          <w:noProof/>
        </w:rPr>
        <w:drawing>
          <wp:inline distT="0" distB="0" distL="0" distR="0" wp14:anchorId="1776DEEE" wp14:editId="46530E47">
            <wp:extent cx="2520755" cy="738502"/>
            <wp:effectExtent l="0" t="0" r="0" b="0"/>
            <wp:docPr id="484340156" name="Picture 1" descr="A black background with whit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40156" name="Picture 1" descr="A black background with white letters&#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l="2071" r="2071"/>
                    <a:stretch>
                      <a:fillRect/>
                    </a:stretch>
                  </pic:blipFill>
                  <pic:spPr bwMode="auto">
                    <a:xfrm>
                      <a:off x="0" y="0"/>
                      <a:ext cx="2520755" cy="738502"/>
                    </a:xfrm>
                    <a:prstGeom prst="rect">
                      <a:avLst/>
                    </a:prstGeom>
                    <a:noFill/>
                    <a:ln>
                      <a:noFill/>
                    </a:ln>
                    <a:extLst>
                      <a:ext uri="{53640926-AAD7-44D8-BBD7-CCE9431645EC}">
                        <a14:shadowObscured xmlns:a14="http://schemas.microsoft.com/office/drawing/2010/main"/>
                      </a:ext>
                    </a:extLst>
                  </pic:spPr>
                </pic:pic>
              </a:graphicData>
            </a:graphic>
          </wp:inline>
        </w:drawing>
      </w:r>
      <w:r w:rsidRPr="005F2CED">
        <w:rPr>
          <w:rFonts w:cstheme="minorHAnsi"/>
        </w:rPr>
        <w:fldChar w:fldCharType="end"/>
      </w:r>
    </w:p>
    <w:p w14:paraId="4B9C2253" w14:textId="77777777" w:rsidR="00C20C0B" w:rsidRPr="005F2CED" w:rsidRDefault="00C20C0B" w:rsidP="00C20C0B">
      <w:pPr>
        <w:ind w:left="0"/>
        <w:rPr>
          <w:rFonts w:cstheme="minorHAnsi"/>
        </w:rPr>
      </w:pPr>
    </w:p>
    <w:p w14:paraId="3FDDB4ED" w14:textId="3B2AEDAB" w:rsidR="00C20C0B" w:rsidRDefault="00C20C0B" w:rsidP="00411EC0">
      <w:pPr>
        <w:ind w:left="720"/>
        <w:rPr>
          <w:rFonts w:cstheme="minorHAnsi"/>
        </w:rPr>
      </w:pPr>
      <w:r w:rsidRPr="00460BE7">
        <w:rPr>
          <w:rFonts w:eastAsia="Times New Roman" w:cstheme="minorHAnsi"/>
        </w:rPr>
        <w:t xml:space="preserve">This template is designed to help you create a </w:t>
      </w:r>
      <w:r>
        <w:rPr>
          <w:rFonts w:eastAsia="Times New Roman" w:cstheme="minorHAnsi"/>
          <w:b/>
          <w:bCs/>
        </w:rPr>
        <w:t>s</w:t>
      </w:r>
      <w:r w:rsidR="0003638B">
        <w:rPr>
          <w:rFonts w:eastAsia="Times New Roman" w:cstheme="minorHAnsi"/>
          <w:b/>
          <w:bCs/>
        </w:rPr>
        <w:t>cope statment</w:t>
      </w:r>
      <w:r w:rsidRPr="00460BE7">
        <w:rPr>
          <w:rFonts w:eastAsia="Times New Roman" w:cstheme="minorHAnsi"/>
        </w:rPr>
        <w:t xml:space="preserve"> for an ISMS that aligns with ISO/IEC 27001. It includes placeholders and guidance to customize the policy to meet your organization’s specific requirements.</w:t>
      </w:r>
    </w:p>
    <w:p w14:paraId="3772BBB8" w14:textId="77777777" w:rsidR="00C20C0B" w:rsidRPr="005F2CED" w:rsidRDefault="00C20C0B" w:rsidP="00C20C0B">
      <w:pPr>
        <w:ind w:left="0"/>
        <w:rPr>
          <w:rFonts w:cstheme="minorHAnsi"/>
        </w:rPr>
      </w:pPr>
    </w:p>
    <w:p w14:paraId="47985098" w14:textId="77777777" w:rsidR="00C20C0B" w:rsidRPr="005F2CED" w:rsidRDefault="00C20C0B" w:rsidP="00411EC0">
      <w:pPr>
        <w:ind w:left="720"/>
        <w:rPr>
          <w:rFonts w:cstheme="minorHAnsi"/>
          <w:b/>
          <w:bCs/>
          <w:sz w:val="36"/>
          <w:szCs w:val="36"/>
        </w:rPr>
      </w:pPr>
      <w:r w:rsidRPr="005F2CED">
        <w:rPr>
          <w:rFonts w:cstheme="minorHAnsi"/>
          <w:b/>
          <w:bCs/>
          <w:sz w:val="36"/>
          <w:szCs w:val="36"/>
        </w:rPr>
        <w:t>How to use this template</w:t>
      </w:r>
    </w:p>
    <w:p w14:paraId="3958AD63" w14:textId="77777777" w:rsidR="00C20C0B" w:rsidRPr="005F2CED" w:rsidRDefault="00C20C0B" w:rsidP="00C20C0B">
      <w:pPr>
        <w:ind w:left="0"/>
        <w:rPr>
          <w:rFonts w:cstheme="minorHAnsi"/>
        </w:rPr>
      </w:pPr>
    </w:p>
    <w:p w14:paraId="1A008476" w14:textId="77777777" w:rsidR="00C20C0B" w:rsidRPr="00411EC0" w:rsidRDefault="00C20C0B" w:rsidP="00411EC0">
      <w:pPr>
        <w:pStyle w:val="ListParagraph"/>
        <w:numPr>
          <w:ilvl w:val="0"/>
          <w:numId w:val="43"/>
        </w:numPr>
        <w:jc w:val="left"/>
        <w:rPr>
          <w:rFonts w:cstheme="minorHAnsi"/>
        </w:rPr>
      </w:pPr>
      <w:r w:rsidRPr="00411EC0">
        <w:rPr>
          <w:rFonts w:cstheme="minorHAnsi"/>
          <w:b/>
          <w:bCs/>
        </w:rPr>
        <w:t>Review Each Section</w:t>
      </w:r>
      <w:r w:rsidRPr="00411EC0">
        <w:rPr>
          <w:rFonts w:cstheme="minorHAnsi"/>
        </w:rPr>
        <w:t>: Assess each policy statement to determine its relevance to your organization. Remove or modify any sections that do not apply, replacing them with requirements that better align with your business objectives.</w:t>
      </w:r>
    </w:p>
    <w:p w14:paraId="20E66003" w14:textId="77777777" w:rsidR="00C20C0B" w:rsidRPr="00411EC0" w:rsidRDefault="00C20C0B" w:rsidP="00411EC0">
      <w:pPr>
        <w:pStyle w:val="ListParagraph"/>
        <w:numPr>
          <w:ilvl w:val="0"/>
          <w:numId w:val="43"/>
        </w:numPr>
        <w:jc w:val="left"/>
        <w:rPr>
          <w:rFonts w:cstheme="minorHAnsi"/>
        </w:rPr>
      </w:pPr>
      <w:r w:rsidRPr="00411EC0">
        <w:rPr>
          <w:rFonts w:cstheme="minorHAnsi"/>
          <w:b/>
          <w:bCs/>
        </w:rPr>
        <w:t>Customize Placeholders</w:t>
      </w:r>
      <w:r w:rsidRPr="00411EC0">
        <w:rPr>
          <w:rFonts w:cstheme="minorHAnsi"/>
        </w:rPr>
        <w:t xml:space="preserve">: Replace all text in angled brackets </w:t>
      </w:r>
      <w:proofErr w:type="gramStart"/>
      <w:r w:rsidRPr="00411EC0">
        <w:rPr>
          <w:rFonts w:cstheme="minorHAnsi"/>
          <w:highlight w:val="yellow"/>
        </w:rPr>
        <w:t>[ ]</w:t>
      </w:r>
      <w:proofErr w:type="gramEnd"/>
      <w:r w:rsidRPr="00411EC0">
        <w:rPr>
          <w:rFonts w:cstheme="minorHAnsi"/>
        </w:rPr>
        <w:t xml:space="preserve"> and highlighted in </w:t>
      </w:r>
      <w:r w:rsidRPr="00411EC0">
        <w:rPr>
          <w:rFonts w:cstheme="minorHAnsi"/>
          <w:highlight w:val="yellow"/>
        </w:rPr>
        <w:t>yellow</w:t>
      </w:r>
      <w:r w:rsidRPr="00411EC0">
        <w:rPr>
          <w:rFonts w:cstheme="minorHAnsi"/>
        </w:rPr>
        <w:t xml:space="preserve"> with your organization’s specific information. Text highlighted in </w:t>
      </w:r>
      <w:r w:rsidRPr="00411EC0">
        <w:rPr>
          <w:rFonts w:cstheme="minorHAnsi"/>
          <w:highlight w:val="lightGray"/>
        </w:rPr>
        <w:t>grey</w:t>
      </w:r>
      <w:r w:rsidRPr="00411EC0">
        <w:rPr>
          <w:rFonts w:cstheme="minorHAnsi"/>
        </w:rPr>
        <w:t xml:space="preserve"> provides supplementary details and can be deleted once reviewed.</w:t>
      </w:r>
    </w:p>
    <w:p w14:paraId="40FE0EF5" w14:textId="77777777" w:rsidR="00C20C0B" w:rsidRPr="00411EC0" w:rsidRDefault="00C20C0B" w:rsidP="00411EC0">
      <w:pPr>
        <w:pStyle w:val="ListParagraph"/>
        <w:numPr>
          <w:ilvl w:val="0"/>
          <w:numId w:val="43"/>
        </w:numPr>
        <w:jc w:val="left"/>
        <w:rPr>
          <w:rFonts w:cstheme="minorHAnsi"/>
        </w:rPr>
      </w:pPr>
      <w:r w:rsidRPr="00411EC0">
        <w:rPr>
          <w:rFonts w:cstheme="minorHAnsi"/>
          <w:b/>
          <w:bCs/>
        </w:rPr>
        <w:t>Adapt Language</w:t>
      </w:r>
      <w:r w:rsidRPr="00411EC0">
        <w:rPr>
          <w:rFonts w:cstheme="minorHAnsi"/>
        </w:rPr>
        <w:t>: Adjust the policy language to accurately reflect your organization’s culture, ensuring acceptance and support.</w:t>
      </w:r>
    </w:p>
    <w:p w14:paraId="6D90ABDC" w14:textId="77777777" w:rsidR="00C20C0B" w:rsidRPr="00411EC0" w:rsidRDefault="00C20C0B" w:rsidP="00411EC0">
      <w:pPr>
        <w:pStyle w:val="ListParagraph"/>
        <w:numPr>
          <w:ilvl w:val="0"/>
          <w:numId w:val="43"/>
        </w:numPr>
        <w:jc w:val="left"/>
        <w:rPr>
          <w:rFonts w:cstheme="minorHAnsi"/>
        </w:rPr>
      </w:pPr>
      <w:r w:rsidRPr="00411EC0">
        <w:rPr>
          <w:rFonts w:cstheme="minorHAnsi"/>
          <w:b/>
          <w:bCs/>
        </w:rPr>
        <w:t>Proofread and Finalize</w:t>
      </w:r>
      <w:r w:rsidRPr="00411EC0">
        <w:rPr>
          <w:rFonts w:cstheme="minorHAnsi"/>
        </w:rPr>
        <w:t>: Check for spelling and grammar errors, confirm that all placeholders have been replaced, and verify that the policy content aligns with your organization’s practices.</w:t>
      </w:r>
    </w:p>
    <w:p w14:paraId="621E1579" w14:textId="77777777" w:rsidR="00C20C0B" w:rsidRPr="00411EC0" w:rsidRDefault="00C20C0B" w:rsidP="00411EC0">
      <w:pPr>
        <w:pStyle w:val="ListParagraph"/>
        <w:numPr>
          <w:ilvl w:val="0"/>
          <w:numId w:val="43"/>
        </w:numPr>
        <w:jc w:val="left"/>
        <w:rPr>
          <w:rFonts w:cstheme="minorHAnsi"/>
        </w:rPr>
      </w:pPr>
      <w:r w:rsidRPr="00411EC0">
        <w:rPr>
          <w:rFonts w:cstheme="minorHAnsi"/>
          <w:b/>
          <w:bCs/>
        </w:rPr>
        <w:t>Brand and Format</w:t>
      </w:r>
      <w:r w:rsidRPr="00411EC0">
        <w:rPr>
          <w:rFonts w:cstheme="minorHAnsi"/>
        </w:rPr>
        <w:t>: Add your company’s letterhead, logo, and any other necessary branding or formatting elements.</w:t>
      </w:r>
    </w:p>
    <w:p w14:paraId="372ABB38" w14:textId="77777777" w:rsidR="00C20C0B" w:rsidRPr="00411EC0" w:rsidRDefault="00C20C0B" w:rsidP="00411EC0">
      <w:pPr>
        <w:pStyle w:val="ListParagraph"/>
        <w:numPr>
          <w:ilvl w:val="0"/>
          <w:numId w:val="43"/>
        </w:numPr>
        <w:jc w:val="left"/>
        <w:rPr>
          <w:rFonts w:cstheme="minorHAnsi"/>
        </w:rPr>
      </w:pPr>
      <w:r w:rsidRPr="00411EC0">
        <w:rPr>
          <w:rFonts w:cstheme="minorHAnsi"/>
          <w:b/>
          <w:bCs/>
        </w:rPr>
        <w:t>Remove Instructions</w:t>
      </w:r>
      <w:r w:rsidRPr="00411EC0">
        <w:rPr>
          <w:rFonts w:cstheme="minorHAnsi"/>
        </w:rPr>
        <w:t>: Delete this instruction page before submitting the document for approval.</w:t>
      </w:r>
    </w:p>
    <w:p w14:paraId="7D5D1B46" w14:textId="77777777" w:rsidR="00C20C0B" w:rsidRPr="005F2CED" w:rsidRDefault="00C20C0B" w:rsidP="00C20C0B">
      <w:pPr>
        <w:ind w:left="0"/>
        <w:rPr>
          <w:rFonts w:cstheme="minorHAnsi"/>
          <w:lang w:val="en-GB"/>
        </w:rPr>
      </w:pPr>
    </w:p>
    <w:p w14:paraId="77EC34A7" w14:textId="77777777" w:rsidR="00C20C0B" w:rsidRPr="005F2CED" w:rsidRDefault="00C20C0B" w:rsidP="00411EC0">
      <w:pPr>
        <w:ind w:left="720"/>
        <w:rPr>
          <w:rFonts w:cstheme="minorHAnsi"/>
          <w:b/>
          <w:bCs/>
          <w:sz w:val="36"/>
          <w:szCs w:val="36"/>
          <w:lang w:val="en-GB"/>
        </w:rPr>
      </w:pPr>
      <w:r w:rsidRPr="005F2CED">
        <w:rPr>
          <w:rFonts w:cstheme="minorHAnsi"/>
          <w:b/>
          <w:bCs/>
          <w:sz w:val="36"/>
          <w:szCs w:val="36"/>
          <w:lang w:val="en-GB"/>
        </w:rPr>
        <w:t>More Questions?</w:t>
      </w:r>
    </w:p>
    <w:p w14:paraId="3BACDDFC" w14:textId="77777777" w:rsidR="00C20C0B" w:rsidRPr="005F2CED" w:rsidRDefault="00C20C0B" w:rsidP="00C20C0B">
      <w:pPr>
        <w:ind w:left="0"/>
        <w:rPr>
          <w:rFonts w:cstheme="minorHAnsi"/>
          <w:b/>
          <w:bCs/>
          <w:lang w:val="en-GB"/>
        </w:rPr>
      </w:pPr>
    </w:p>
    <w:p w14:paraId="71CCD500" w14:textId="77777777" w:rsidR="00C20C0B" w:rsidRDefault="00C20C0B" w:rsidP="00411EC0">
      <w:pPr>
        <w:ind w:left="720"/>
        <w:rPr>
          <w:rFonts w:cstheme="minorHAnsi"/>
          <w:lang w:val="en-GB"/>
        </w:rPr>
      </w:pPr>
      <w:r w:rsidRPr="00C51971">
        <w:rPr>
          <w:rFonts w:cstheme="minorHAnsi"/>
          <w:lang w:val="en-GB"/>
        </w:rPr>
        <w:t xml:space="preserve">If you’re unsure about certain sections, the </w:t>
      </w:r>
      <w:r>
        <w:rPr>
          <w:rFonts w:cstheme="minorHAnsi"/>
          <w:lang w:val="en-GB"/>
        </w:rPr>
        <w:t xml:space="preserve">ISO/IEC 27001 </w:t>
      </w:r>
      <w:r w:rsidRPr="00C51971">
        <w:rPr>
          <w:rFonts w:cstheme="minorHAnsi"/>
          <w:lang w:val="en-GB"/>
        </w:rPr>
        <w:t xml:space="preserve">Lead Implementer course or </w:t>
      </w:r>
      <w:r>
        <w:rPr>
          <w:rFonts w:cstheme="minorHAnsi"/>
          <w:lang w:val="en-GB"/>
        </w:rPr>
        <w:t xml:space="preserve">our blog at </w:t>
      </w:r>
      <w:hyperlink r:id="rId12" w:history="1">
        <w:r w:rsidRPr="00042146">
          <w:rPr>
            <w:rStyle w:val="Hyperlink"/>
            <w:rFonts w:cstheme="minorHAnsi"/>
            <w:lang w:val="en-GB"/>
          </w:rPr>
          <w:t>grclab.com</w:t>
        </w:r>
      </w:hyperlink>
      <w:r w:rsidRPr="00C51971">
        <w:rPr>
          <w:rFonts w:cstheme="minorHAnsi"/>
          <w:lang w:val="en-GB"/>
        </w:rPr>
        <w:t xml:space="preserve"> provide excellent resources for quick support. If you still have questions, consider </w:t>
      </w:r>
      <w:r>
        <w:rPr>
          <w:rFonts w:cstheme="minorHAnsi"/>
          <w:lang w:val="en-GB"/>
        </w:rPr>
        <w:t>consulting an</w:t>
      </w:r>
      <w:r w:rsidRPr="00C51971">
        <w:rPr>
          <w:rFonts w:cstheme="minorHAnsi"/>
          <w:lang w:val="en-GB"/>
        </w:rPr>
        <w:t xml:space="preserve"> expert for further clarification.</w:t>
      </w:r>
    </w:p>
    <w:p w14:paraId="5A1453A4" w14:textId="77777777" w:rsidR="00C20C0B" w:rsidRDefault="00C20C0B" w:rsidP="00C20C0B">
      <w:pPr>
        <w:rPr>
          <w:rFonts w:cstheme="minorHAnsi"/>
          <w:lang w:val="en-GB"/>
        </w:rPr>
      </w:pPr>
    </w:p>
    <w:p w14:paraId="58D990F8" w14:textId="77777777" w:rsidR="00C20C0B" w:rsidRPr="00954CD1" w:rsidRDefault="00C20C0B" w:rsidP="00C20C0B">
      <w:pPr>
        <w:rPr>
          <w:rFonts w:eastAsiaTheme="majorEastAsia" w:cstheme="minorHAnsi"/>
          <w:b/>
          <w:bCs/>
          <w:spacing w:val="-10"/>
          <w:kern w:val="28"/>
          <w:sz w:val="56"/>
          <w:szCs w:val="56"/>
        </w:rPr>
      </w:pPr>
      <w:r>
        <w:rPr>
          <w:rFonts w:cstheme="minorHAnsi"/>
          <w:b/>
          <w:bCs/>
          <w:noProof/>
        </w:rPr>
        <mc:AlternateContent>
          <mc:Choice Requires="wps">
            <w:drawing>
              <wp:anchor distT="0" distB="0" distL="114300" distR="114300" simplePos="0" relativeHeight="251659264" behindDoc="0" locked="0" layoutInCell="1" allowOverlap="1" wp14:anchorId="4EDB505D" wp14:editId="6BEC722B">
                <wp:simplePos x="0" y="0"/>
                <wp:positionH relativeFrom="column">
                  <wp:posOffset>431800</wp:posOffset>
                </wp:positionH>
                <wp:positionV relativeFrom="paragraph">
                  <wp:posOffset>201295</wp:posOffset>
                </wp:positionV>
                <wp:extent cx="5816600" cy="1270000"/>
                <wp:effectExtent l="0" t="0" r="12700" b="12700"/>
                <wp:wrapNone/>
                <wp:docPr id="1040058204" name="Text Box 2"/>
                <wp:cNvGraphicFramePr/>
                <a:graphic xmlns:a="http://schemas.openxmlformats.org/drawingml/2006/main">
                  <a:graphicData uri="http://schemas.microsoft.com/office/word/2010/wordprocessingShape">
                    <wps:wsp>
                      <wps:cNvSpPr txBox="1"/>
                      <wps:spPr>
                        <a:xfrm>
                          <a:off x="0" y="0"/>
                          <a:ext cx="5816600" cy="1270000"/>
                        </a:xfrm>
                        <a:prstGeom prst="rect">
                          <a:avLst/>
                        </a:prstGeom>
                        <a:solidFill>
                          <a:srgbClr val="C1FDAC"/>
                        </a:solidFill>
                        <a:ln w="6350">
                          <a:solidFill>
                            <a:prstClr val="black"/>
                          </a:solidFill>
                        </a:ln>
                        <a:effectLst>
                          <a:softEdge rad="0"/>
                        </a:effectLst>
                      </wps:spPr>
                      <wps:txbx>
                        <w:txbxContent>
                          <w:p w14:paraId="511201EB" w14:textId="77777777" w:rsidR="00C20C0B" w:rsidRDefault="00C20C0B" w:rsidP="00C20C0B">
                            <w:pPr>
                              <w:ind w:left="0"/>
                            </w:pPr>
                            <w:r>
                              <w:fldChar w:fldCharType="begin"/>
                            </w:r>
                            <w:r>
                              <w:instrText xml:space="preserve"> INCLUDEPICTURE "https://cdn.document360.io/4bdaa174-1e27-40aa-b933-8112c302e904/Images/Documentation/Logogr%C3%BCn.png" \* MERGEFORMATINET </w:instrText>
                            </w:r>
                            <w:r>
                              <w:fldChar w:fldCharType="separate"/>
                            </w:r>
                            <w:r>
                              <w:rPr>
                                <w:noProof/>
                              </w:rPr>
                              <w:drawing>
                                <wp:inline distT="0" distB="0" distL="0" distR="0" wp14:anchorId="2A869447" wp14:editId="07F33054">
                                  <wp:extent cx="689610" cy="689610"/>
                                  <wp:effectExtent l="0" t="0" r="0" b="0"/>
                                  <wp:docPr id="1472786407" name="Picture 4" descr="Kertos D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ertos Doc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9610" cy="689610"/>
                                          </a:xfrm>
                                          <a:prstGeom prst="rect">
                                            <a:avLst/>
                                          </a:prstGeom>
                                          <a:noFill/>
                                          <a:ln>
                                            <a:noFill/>
                                          </a:ln>
                                        </pic:spPr>
                                      </pic:pic>
                                    </a:graphicData>
                                  </a:graphic>
                                </wp:inline>
                              </w:drawing>
                            </w:r>
                            <w:r>
                              <w:fldChar w:fldCharType="end"/>
                            </w:r>
                          </w:p>
                          <w:p w14:paraId="3AE07495" w14:textId="77777777" w:rsidR="00C20C0B" w:rsidRPr="007632D7" w:rsidRDefault="00C20C0B" w:rsidP="00C20C0B">
                            <w:pPr>
                              <w:ind w:left="0"/>
                              <w:jc w:val="left"/>
                            </w:pPr>
                            <w:r w:rsidRPr="007632D7">
                              <w:t xml:space="preserve">This template was developed in close collaboration with </w:t>
                            </w:r>
                            <w:hyperlink r:id="rId14" w:history="1">
                              <w:proofErr w:type="spellStart"/>
                              <w:r w:rsidRPr="00352D91">
                                <w:rPr>
                                  <w:rStyle w:val="Hyperlink"/>
                                </w:rPr>
                                <w:t>Kertos</w:t>
                              </w:r>
                              <w:proofErr w:type="spellEnd"/>
                            </w:hyperlink>
                            <w:r w:rsidRPr="007632D7">
                              <w:t>, the all-in-one compliance solution for GDPR, ISO27001, SOC2, NIS2, TISAX®, ISO27701, AI Act or ISO42001.</w:t>
                            </w:r>
                            <w:r>
                              <w:br/>
                            </w:r>
                            <w: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DB505D" id="_x0000_t202" coordsize="21600,21600" o:spt="202" path="m,l,21600r21600,l21600,xe">
                <v:stroke joinstyle="miter"/>
                <v:path gradientshapeok="t" o:connecttype="rect"/>
              </v:shapetype>
              <v:shape id="Text Box 2" o:spid="_x0000_s1026" type="#_x0000_t202" style="position:absolute;left:0;text-align:left;margin-left:34pt;margin-top:15.85pt;width:458pt;height:10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" fillcolor="#c1fdac" strokeweight=".5pt">
                <v:textbox>
                  <w:txbxContent>
                    <w:p w14:paraId="511201EB" w14:textId="77777777" w:rsidR="00C20C0B" w:rsidRDefault="00C20C0B" w:rsidP="00C20C0B">
                      <w:pPr>
                        <w:ind w:left="0"/>
                      </w:pPr>
                      <w:r>
                        <w:fldChar w:fldCharType="begin"/>
                      </w:r>
                      <w:r>
                        <w:instrText xml:space="preserve"> INCLUDEPICTURE "https://cdn.document360.io/4bdaa174-1e27-40aa-b933-8112c302e904/Images/Documentation/Logogr%C3%BCn.png" \* MERGEFORMATINET </w:instrText>
                      </w:r>
                      <w:r>
                        <w:fldChar w:fldCharType="separate"/>
                      </w:r>
                      <w:r>
                        <w:rPr>
                          <w:noProof/>
                        </w:rPr>
                        <w:drawing>
                          <wp:inline distT="0" distB="0" distL="0" distR="0" wp14:anchorId="2A869447" wp14:editId="07F33054">
                            <wp:extent cx="689610" cy="689610"/>
                            <wp:effectExtent l="0" t="0" r="0" b="0"/>
                            <wp:docPr id="1472786407" name="Picture 4" descr="Kertos D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ertos Doc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9610" cy="689610"/>
                                    </a:xfrm>
                                    <a:prstGeom prst="rect">
                                      <a:avLst/>
                                    </a:prstGeom>
                                    <a:noFill/>
                                    <a:ln>
                                      <a:noFill/>
                                    </a:ln>
                                  </pic:spPr>
                                </pic:pic>
                              </a:graphicData>
                            </a:graphic>
                          </wp:inline>
                        </w:drawing>
                      </w:r>
                      <w:r>
                        <w:fldChar w:fldCharType="end"/>
                      </w:r>
                    </w:p>
                    <w:p w14:paraId="3AE07495" w14:textId="77777777" w:rsidR="00C20C0B" w:rsidRPr="007632D7" w:rsidRDefault="00C20C0B" w:rsidP="00C20C0B">
                      <w:pPr>
                        <w:ind w:left="0"/>
                        <w:jc w:val="left"/>
                      </w:pPr>
                      <w:r w:rsidRPr="007632D7">
                        <w:t xml:space="preserve">This template was developed in close collaboration with </w:t>
                      </w:r>
                      <w:hyperlink r:id="rId16" w:history="1">
                        <w:proofErr w:type="spellStart"/>
                        <w:r w:rsidRPr="00352D91">
                          <w:rPr>
                            <w:rStyle w:val="Hyperlink"/>
                          </w:rPr>
                          <w:t>Kertos</w:t>
                        </w:r>
                        <w:proofErr w:type="spellEnd"/>
                      </w:hyperlink>
                      <w:r w:rsidRPr="007632D7">
                        <w:t>, the all-in-one compliance solution for GDPR, ISO27001, SOC2, NIS2, TISAX®, ISO27701, AI Act or ISO42001.</w:t>
                      </w:r>
                      <w:r>
                        <w:br/>
                      </w:r>
                      <w:r>
                        <w:br/>
                      </w:r>
                    </w:p>
                  </w:txbxContent>
                </v:textbox>
              </v:shape>
            </w:pict>
          </mc:Fallback>
        </mc:AlternateContent>
      </w:r>
      <w:r>
        <w:rPr>
          <w:rFonts w:cstheme="minorHAnsi"/>
          <w:b/>
          <w:bCs/>
        </w:rPr>
        <w:br w:type="page"/>
      </w:r>
    </w:p>
    <w:tbl>
      <w:tblPr>
        <w:tblStyle w:val="TableGrid"/>
        <w:tblW w:w="0" w:type="auto"/>
        <w:tblInd w:w="567" w:type="dxa"/>
        <w:tblLook w:val="04A0" w:firstRow="1" w:lastRow="0" w:firstColumn="1" w:lastColumn="0" w:noHBand="0" w:noVBand="1"/>
      </w:tblPr>
      <w:tblGrid>
        <w:gridCol w:w="563"/>
        <w:gridCol w:w="1915"/>
        <w:gridCol w:w="2479"/>
        <w:gridCol w:w="1559"/>
        <w:gridCol w:w="1417"/>
        <w:gridCol w:w="1389"/>
      </w:tblGrid>
      <w:tr w:rsidR="00E62352" w14:paraId="3FA0145F" w14:textId="77777777" w:rsidTr="00FB789B">
        <w:tc>
          <w:tcPr>
            <w:tcW w:w="2478" w:type="dxa"/>
            <w:gridSpan w:val="2"/>
            <w:tcBorders>
              <w:bottom w:val="nil"/>
            </w:tcBorders>
          </w:tcPr>
          <w:p w14:paraId="319EAC47" w14:textId="77777777" w:rsidR="00E62352" w:rsidRPr="00412CBB" w:rsidRDefault="00E62352" w:rsidP="00FB789B">
            <w:pPr>
              <w:pStyle w:val="Title"/>
              <w:ind w:left="0"/>
              <w:rPr>
                <w:rFonts w:asciiTheme="minorHAnsi" w:hAnsiTheme="minorHAnsi" w:cstheme="minorHAnsi"/>
                <w:b/>
                <w:bCs/>
                <w:color w:val="000000" w:themeColor="text1"/>
                <w:sz w:val="24"/>
                <w:szCs w:val="24"/>
              </w:rPr>
            </w:pPr>
            <w:r w:rsidRPr="00AC7AF9">
              <w:rPr>
                <w:rFonts w:cstheme="majorHAnsi"/>
                <w:color w:val="000000" w:themeColor="text1"/>
                <w:sz w:val="16"/>
                <w:szCs w:val="16"/>
              </w:rPr>
              <w:lastRenderedPageBreak/>
              <w:t xml:space="preserve">Document ID: </w:t>
            </w:r>
          </w:p>
        </w:tc>
        <w:tc>
          <w:tcPr>
            <w:tcW w:w="2479" w:type="dxa"/>
            <w:tcBorders>
              <w:bottom w:val="nil"/>
            </w:tcBorders>
          </w:tcPr>
          <w:p w14:paraId="2F43EB19" w14:textId="77777777" w:rsidR="00E62352" w:rsidRPr="00412CBB" w:rsidRDefault="00E62352" w:rsidP="00FB789B">
            <w:pPr>
              <w:pStyle w:val="Title"/>
              <w:ind w:left="0"/>
              <w:jc w:val="left"/>
              <w:rPr>
                <w:rFonts w:asciiTheme="minorHAnsi" w:hAnsiTheme="minorHAnsi" w:cstheme="minorHAnsi"/>
                <w:b/>
                <w:bCs/>
                <w:color w:val="000000" w:themeColor="text1"/>
                <w:sz w:val="24"/>
                <w:szCs w:val="24"/>
              </w:rPr>
            </w:pPr>
            <w:r>
              <w:rPr>
                <w:rFonts w:cstheme="majorHAnsi"/>
                <w:color w:val="000000" w:themeColor="text1"/>
                <w:sz w:val="16"/>
                <w:szCs w:val="16"/>
              </w:rPr>
              <w:t>Owner</w:t>
            </w:r>
            <w:r w:rsidRPr="00AC7AF9">
              <w:rPr>
                <w:rFonts w:cstheme="majorHAnsi"/>
                <w:color w:val="000000" w:themeColor="text1"/>
                <w:sz w:val="16"/>
                <w:szCs w:val="16"/>
              </w:rPr>
              <w:t>:</w:t>
            </w:r>
          </w:p>
        </w:tc>
        <w:tc>
          <w:tcPr>
            <w:tcW w:w="1559" w:type="dxa"/>
            <w:tcBorders>
              <w:bottom w:val="nil"/>
            </w:tcBorders>
          </w:tcPr>
          <w:p w14:paraId="5B9EE69C" w14:textId="77777777" w:rsidR="00E62352" w:rsidRPr="00AC7AF9" w:rsidRDefault="00E62352" w:rsidP="00FB789B">
            <w:pPr>
              <w:pStyle w:val="Title"/>
              <w:ind w:left="0"/>
              <w:jc w:val="left"/>
              <w:rPr>
                <w:rFonts w:asciiTheme="minorHAnsi" w:hAnsiTheme="minorHAnsi" w:cstheme="minorHAnsi"/>
                <w:color w:val="000000" w:themeColor="text1"/>
                <w:sz w:val="24"/>
                <w:szCs w:val="24"/>
              </w:rPr>
            </w:pPr>
            <w:r w:rsidRPr="00AC7AF9">
              <w:rPr>
                <w:rFonts w:cstheme="majorHAnsi"/>
                <w:color w:val="000000" w:themeColor="text1"/>
                <w:sz w:val="16"/>
                <w:szCs w:val="16"/>
              </w:rPr>
              <w:t xml:space="preserve">Document Type: </w:t>
            </w:r>
          </w:p>
        </w:tc>
        <w:tc>
          <w:tcPr>
            <w:tcW w:w="1417" w:type="dxa"/>
            <w:tcBorders>
              <w:bottom w:val="nil"/>
            </w:tcBorders>
          </w:tcPr>
          <w:p w14:paraId="7A01E847" w14:textId="77777777" w:rsidR="00E62352" w:rsidRPr="00AC7AF9" w:rsidRDefault="00E62352" w:rsidP="00FB789B">
            <w:pPr>
              <w:pStyle w:val="Title"/>
              <w:ind w:left="0"/>
              <w:jc w:val="left"/>
              <w:rPr>
                <w:rFonts w:asciiTheme="minorHAnsi" w:hAnsiTheme="minorHAnsi" w:cstheme="minorHAnsi"/>
                <w:color w:val="000000" w:themeColor="text1"/>
                <w:sz w:val="24"/>
                <w:szCs w:val="24"/>
              </w:rPr>
            </w:pPr>
            <w:r w:rsidRPr="00AC7AF9">
              <w:rPr>
                <w:rFonts w:cstheme="majorHAnsi"/>
                <w:color w:val="000000" w:themeColor="text1"/>
                <w:sz w:val="16"/>
                <w:szCs w:val="16"/>
              </w:rPr>
              <w:t>Language:</w:t>
            </w:r>
          </w:p>
        </w:tc>
        <w:tc>
          <w:tcPr>
            <w:tcW w:w="1389" w:type="dxa"/>
            <w:tcBorders>
              <w:bottom w:val="nil"/>
            </w:tcBorders>
          </w:tcPr>
          <w:p w14:paraId="3638E46E" w14:textId="77777777" w:rsidR="00E62352" w:rsidRPr="00AB26CE" w:rsidRDefault="00E62352" w:rsidP="00FB789B">
            <w:pPr>
              <w:pStyle w:val="Title"/>
              <w:ind w:left="0"/>
              <w:rPr>
                <w:rFonts w:asciiTheme="minorHAnsi" w:hAnsiTheme="minorHAnsi" w:cstheme="minorHAnsi"/>
                <w:color w:val="000000" w:themeColor="text1"/>
                <w:sz w:val="24"/>
                <w:szCs w:val="24"/>
              </w:rPr>
            </w:pPr>
            <w:r w:rsidRPr="00AC7AF9">
              <w:rPr>
                <w:rFonts w:cstheme="majorHAnsi"/>
                <w:color w:val="000000" w:themeColor="text1"/>
                <w:sz w:val="16"/>
                <w:szCs w:val="16"/>
              </w:rPr>
              <w:t>Version:</w:t>
            </w:r>
          </w:p>
        </w:tc>
      </w:tr>
      <w:tr w:rsidR="00E62352" w14:paraId="1A0C515F" w14:textId="77777777" w:rsidTr="00FB789B">
        <w:tc>
          <w:tcPr>
            <w:tcW w:w="2478" w:type="dxa"/>
            <w:gridSpan w:val="2"/>
            <w:tcBorders>
              <w:top w:val="nil"/>
              <w:bottom w:val="single" w:sz="4" w:space="0" w:color="auto"/>
            </w:tcBorders>
          </w:tcPr>
          <w:p w14:paraId="7B3A5421" w14:textId="16B643D3" w:rsidR="00E62352" w:rsidRPr="00D12CD2" w:rsidRDefault="00E62352" w:rsidP="00FB789B">
            <w:pPr>
              <w:pStyle w:val="Title"/>
              <w:ind w:left="0"/>
              <w:jc w:val="center"/>
              <w:rPr>
                <w:rFonts w:asciiTheme="minorHAnsi" w:hAnsiTheme="minorHAnsi" w:cstheme="minorHAnsi"/>
                <w:color w:val="000000" w:themeColor="text1"/>
                <w:sz w:val="24"/>
                <w:szCs w:val="24"/>
              </w:rPr>
            </w:pPr>
            <w:r w:rsidRPr="000F5DC4">
              <w:rPr>
                <w:rFonts w:asciiTheme="minorHAnsi" w:hAnsiTheme="minorHAnsi" w:cstheme="minorHAnsi"/>
                <w:color w:val="000000" w:themeColor="text1"/>
                <w:sz w:val="20"/>
                <w:szCs w:val="20"/>
              </w:rPr>
              <w:t>0000000</w:t>
            </w:r>
            <w:r>
              <w:rPr>
                <w:rFonts w:asciiTheme="minorHAnsi" w:hAnsiTheme="minorHAnsi" w:cstheme="minorHAnsi"/>
                <w:color w:val="000000" w:themeColor="text1"/>
                <w:sz w:val="20"/>
                <w:szCs w:val="20"/>
              </w:rPr>
              <w:t>2</w:t>
            </w:r>
          </w:p>
        </w:tc>
        <w:tc>
          <w:tcPr>
            <w:tcW w:w="2479" w:type="dxa"/>
            <w:tcBorders>
              <w:top w:val="nil"/>
              <w:bottom w:val="single" w:sz="4" w:space="0" w:color="auto"/>
            </w:tcBorders>
          </w:tcPr>
          <w:p w14:paraId="07BA6B1B" w14:textId="2E2475BE" w:rsidR="00E62352" w:rsidRPr="00D12CD2" w:rsidRDefault="00C65B57" w:rsidP="00FB789B">
            <w:pPr>
              <w:pStyle w:val="Title"/>
              <w:ind w:left="0"/>
              <w:jc w:val="center"/>
              <w:rPr>
                <w:rFonts w:asciiTheme="minorHAnsi" w:hAnsiTheme="minorHAnsi" w:cstheme="minorHAnsi"/>
                <w:color w:val="000000" w:themeColor="text1"/>
                <w:sz w:val="24"/>
                <w:szCs w:val="24"/>
              </w:rPr>
            </w:pPr>
            <w:r w:rsidRPr="00506708">
              <w:rPr>
                <w:rFonts w:asciiTheme="minorHAnsi" w:hAnsiTheme="minorHAnsi" w:cstheme="minorHAnsi"/>
                <w:color w:val="000000" w:themeColor="text1"/>
                <w:sz w:val="20"/>
                <w:szCs w:val="20"/>
                <w:highlight w:val="yellow"/>
              </w:rPr>
              <w:t>&lt;</w:t>
            </w:r>
            <w:r w:rsidR="00E62352" w:rsidRPr="00506708">
              <w:rPr>
                <w:rFonts w:asciiTheme="minorHAnsi" w:hAnsiTheme="minorHAnsi" w:cstheme="minorHAnsi"/>
                <w:color w:val="000000" w:themeColor="text1"/>
                <w:sz w:val="20"/>
                <w:szCs w:val="20"/>
                <w:highlight w:val="yellow"/>
              </w:rPr>
              <w:t>OWNER</w:t>
            </w:r>
            <w:r w:rsidRPr="00506708">
              <w:rPr>
                <w:rFonts w:asciiTheme="minorHAnsi" w:hAnsiTheme="minorHAnsi" w:cstheme="minorHAnsi"/>
                <w:color w:val="000000" w:themeColor="text1"/>
                <w:sz w:val="20"/>
                <w:szCs w:val="20"/>
                <w:highlight w:val="yellow"/>
              </w:rPr>
              <w:t>&gt;</w:t>
            </w:r>
          </w:p>
        </w:tc>
        <w:tc>
          <w:tcPr>
            <w:tcW w:w="1559" w:type="dxa"/>
            <w:tcBorders>
              <w:top w:val="nil"/>
              <w:bottom w:val="single" w:sz="4" w:space="0" w:color="auto"/>
            </w:tcBorders>
          </w:tcPr>
          <w:p w14:paraId="15AB9AB1" w14:textId="77777777" w:rsidR="00E62352" w:rsidRPr="00AC7AF9" w:rsidRDefault="00E62352" w:rsidP="00FB789B">
            <w:pPr>
              <w:pStyle w:val="Title"/>
              <w:ind w:left="0"/>
              <w:jc w:val="center"/>
              <w:rPr>
                <w:rFonts w:asciiTheme="minorHAnsi" w:hAnsiTheme="minorHAnsi" w:cstheme="minorHAnsi"/>
                <w:color w:val="000000" w:themeColor="text1"/>
                <w:sz w:val="20"/>
                <w:szCs w:val="20"/>
              </w:rPr>
            </w:pPr>
            <w:r w:rsidRPr="00AC7AF9">
              <w:rPr>
                <w:rFonts w:asciiTheme="minorHAnsi" w:hAnsiTheme="minorHAnsi" w:cstheme="minorHAnsi"/>
                <w:color w:val="000000" w:themeColor="text1"/>
                <w:sz w:val="20"/>
                <w:szCs w:val="20"/>
              </w:rPr>
              <w:t>Policy</w:t>
            </w:r>
          </w:p>
        </w:tc>
        <w:tc>
          <w:tcPr>
            <w:tcW w:w="1417" w:type="dxa"/>
            <w:tcBorders>
              <w:top w:val="nil"/>
              <w:bottom w:val="single" w:sz="4" w:space="0" w:color="auto"/>
            </w:tcBorders>
          </w:tcPr>
          <w:p w14:paraId="735A2E65" w14:textId="77777777" w:rsidR="00E62352" w:rsidRPr="00AC7AF9" w:rsidRDefault="00E62352" w:rsidP="00FB789B">
            <w:pPr>
              <w:pStyle w:val="Title"/>
              <w:ind w:left="0"/>
              <w:jc w:val="center"/>
              <w:rPr>
                <w:rFonts w:asciiTheme="minorHAnsi" w:hAnsiTheme="minorHAnsi" w:cstheme="minorHAnsi"/>
                <w:color w:val="000000" w:themeColor="text1"/>
                <w:sz w:val="20"/>
                <w:szCs w:val="20"/>
              </w:rPr>
            </w:pPr>
            <w:r w:rsidRPr="00AC7AF9">
              <w:rPr>
                <w:rFonts w:asciiTheme="minorHAnsi" w:hAnsiTheme="minorHAnsi" w:cstheme="minorHAnsi"/>
                <w:color w:val="000000" w:themeColor="text1"/>
                <w:sz w:val="20"/>
                <w:szCs w:val="20"/>
              </w:rPr>
              <w:t>EN</w:t>
            </w:r>
          </w:p>
        </w:tc>
        <w:tc>
          <w:tcPr>
            <w:tcW w:w="1389" w:type="dxa"/>
            <w:tcBorders>
              <w:top w:val="nil"/>
              <w:bottom w:val="single" w:sz="4" w:space="0" w:color="auto"/>
            </w:tcBorders>
          </w:tcPr>
          <w:p w14:paraId="65B2DE70" w14:textId="24D3D5C6" w:rsidR="00E62352" w:rsidRPr="00AC7AF9" w:rsidRDefault="004D36A9" w:rsidP="00FB789B">
            <w:pPr>
              <w:pStyle w:val="Title"/>
              <w:ind w:left="0"/>
              <w:jc w:val="cente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&lt;VERSION&gt;</w:t>
            </w:r>
          </w:p>
        </w:tc>
      </w:tr>
      <w:tr w:rsidR="00E62352" w14:paraId="1186162B" w14:textId="77777777" w:rsidTr="00FB789B">
        <w:tc>
          <w:tcPr>
            <w:tcW w:w="563" w:type="dxa"/>
            <w:tcBorders>
              <w:right w:val="nil"/>
            </w:tcBorders>
          </w:tcPr>
          <w:p w14:paraId="659A6574" w14:textId="77777777" w:rsidR="00E62352" w:rsidRPr="00463B7D" w:rsidRDefault="00E62352" w:rsidP="00FB789B">
            <w:pPr>
              <w:pStyle w:val="Title"/>
              <w:ind w:left="0"/>
              <w:jc w:val="center"/>
              <w:rPr>
                <w:color w:val="000000" w:themeColor="text1"/>
              </w:rPr>
            </w:pPr>
            <w:r w:rsidRPr="00463B7D">
              <w:rPr>
                <w:color w:val="000000" w:themeColor="text1"/>
                <w:sz w:val="20"/>
                <w:szCs w:val="20"/>
              </w:rPr>
              <w:t>Title:</w:t>
            </w:r>
          </w:p>
        </w:tc>
        <w:tc>
          <w:tcPr>
            <w:tcW w:w="8759" w:type="dxa"/>
            <w:gridSpan w:val="5"/>
            <w:tcBorders>
              <w:left w:val="nil"/>
            </w:tcBorders>
          </w:tcPr>
          <w:p w14:paraId="6F32F8F7" w14:textId="1A8C462E" w:rsidR="00E62352" w:rsidRDefault="00485876" w:rsidP="00976387">
            <w:pPr>
              <w:pStyle w:val="Title"/>
              <w:ind w:left="0"/>
              <w:jc w:val="center"/>
              <w:rPr>
                <w:b/>
                <w:bCs/>
                <w:color w:val="000000" w:themeColor="text1"/>
              </w:rPr>
            </w:pPr>
            <w:r>
              <w:rPr>
                <w:b/>
                <w:bCs/>
                <w:color w:val="000000" w:themeColor="text1"/>
                <w:sz w:val="52"/>
                <w:szCs w:val="52"/>
              </w:rPr>
              <w:t xml:space="preserve">ISMS </w:t>
            </w:r>
            <w:r w:rsidR="00E62352">
              <w:rPr>
                <w:b/>
                <w:bCs/>
                <w:color w:val="000000" w:themeColor="text1"/>
                <w:sz w:val="52"/>
                <w:szCs w:val="52"/>
              </w:rPr>
              <w:t>SCOPE</w:t>
            </w:r>
          </w:p>
        </w:tc>
      </w:tr>
    </w:tbl>
    <w:p w14:paraId="600D1B74" w14:textId="77777777" w:rsidR="00E62352" w:rsidRPr="000F5DC4" w:rsidRDefault="00E62352" w:rsidP="00E62352">
      <w:pPr>
        <w:pStyle w:val="Title"/>
        <w:rPr>
          <w:b/>
          <w:bCs/>
          <w:color w:val="000000" w:themeColor="text1"/>
          <w:sz w:val="24"/>
          <w:szCs w:val="24"/>
        </w:rPr>
      </w:pPr>
    </w:p>
    <w:tbl>
      <w:tblPr>
        <w:tblStyle w:val="TableGrid"/>
        <w:tblW w:w="0" w:type="auto"/>
        <w:tblInd w:w="567" w:type="dxa"/>
        <w:tblLook w:val="04A0" w:firstRow="1" w:lastRow="0" w:firstColumn="1" w:lastColumn="0" w:noHBand="0" w:noVBand="1"/>
      </w:tblPr>
      <w:tblGrid>
        <w:gridCol w:w="1843"/>
        <w:gridCol w:w="1834"/>
        <w:gridCol w:w="1882"/>
        <w:gridCol w:w="1823"/>
        <w:gridCol w:w="1940"/>
      </w:tblGrid>
      <w:tr w:rsidR="00485876" w14:paraId="5AA48635" w14:textId="77777777" w:rsidTr="00FB789B">
        <w:tc>
          <w:tcPr>
            <w:tcW w:w="1977" w:type="dxa"/>
            <w:shd w:val="clear" w:color="auto" w:fill="D9D9D9" w:themeFill="background1" w:themeFillShade="D9"/>
          </w:tcPr>
          <w:p w14:paraId="71E314F1" w14:textId="77777777" w:rsidR="00E62352" w:rsidRPr="00DF0751" w:rsidRDefault="00E62352" w:rsidP="00FB789B">
            <w:pPr>
              <w:ind w:left="0"/>
              <w:rPr>
                <w:rFonts w:cstheme="minorHAnsi"/>
                <w:b/>
                <w:bCs/>
                <w:sz w:val="20"/>
                <w:szCs w:val="20"/>
              </w:rPr>
            </w:pPr>
            <w:r w:rsidRPr="00DF0751">
              <w:rPr>
                <w:rFonts w:cstheme="minorHAnsi"/>
                <w:b/>
                <w:bCs/>
                <w:sz w:val="20"/>
                <w:szCs w:val="20"/>
              </w:rPr>
              <w:t>Status:</w:t>
            </w:r>
          </w:p>
        </w:tc>
        <w:tc>
          <w:tcPr>
            <w:tcW w:w="1978" w:type="dxa"/>
            <w:shd w:val="clear" w:color="auto" w:fill="D9D9D9" w:themeFill="background1" w:themeFillShade="D9"/>
          </w:tcPr>
          <w:p w14:paraId="2FA75FA8" w14:textId="77777777" w:rsidR="00E62352" w:rsidRPr="00DF0751" w:rsidRDefault="00E62352" w:rsidP="00FB789B">
            <w:pPr>
              <w:ind w:left="0"/>
              <w:rPr>
                <w:rFonts w:cstheme="minorHAnsi"/>
                <w:b/>
                <w:bCs/>
                <w:sz w:val="20"/>
                <w:szCs w:val="20"/>
              </w:rPr>
            </w:pPr>
            <w:r w:rsidRPr="00DF0751">
              <w:rPr>
                <w:rFonts w:cstheme="minorHAnsi"/>
                <w:b/>
                <w:bCs/>
                <w:sz w:val="20"/>
                <w:szCs w:val="20"/>
              </w:rPr>
              <w:t>Name:</w:t>
            </w:r>
          </w:p>
        </w:tc>
        <w:tc>
          <w:tcPr>
            <w:tcW w:w="1978" w:type="dxa"/>
            <w:shd w:val="clear" w:color="auto" w:fill="D9D9D9" w:themeFill="background1" w:themeFillShade="D9"/>
          </w:tcPr>
          <w:p w14:paraId="430D7E7B" w14:textId="77777777" w:rsidR="00E62352" w:rsidRPr="00DF0751" w:rsidRDefault="00E62352" w:rsidP="00FB789B">
            <w:pPr>
              <w:ind w:left="0"/>
              <w:rPr>
                <w:rFonts w:cstheme="minorHAnsi"/>
                <w:b/>
                <w:bCs/>
                <w:sz w:val="20"/>
                <w:szCs w:val="20"/>
              </w:rPr>
            </w:pPr>
            <w:r w:rsidRPr="00DF0751">
              <w:rPr>
                <w:rFonts w:cstheme="minorHAnsi"/>
                <w:b/>
                <w:bCs/>
                <w:sz w:val="20"/>
                <w:szCs w:val="20"/>
              </w:rPr>
              <w:t>Function:</w:t>
            </w:r>
          </w:p>
        </w:tc>
        <w:tc>
          <w:tcPr>
            <w:tcW w:w="1978" w:type="dxa"/>
            <w:shd w:val="clear" w:color="auto" w:fill="D9D9D9" w:themeFill="background1" w:themeFillShade="D9"/>
          </w:tcPr>
          <w:p w14:paraId="77BA1557" w14:textId="77777777" w:rsidR="00E62352" w:rsidRPr="00DF0751" w:rsidRDefault="00E62352" w:rsidP="00FB789B">
            <w:pPr>
              <w:ind w:left="0"/>
              <w:rPr>
                <w:rFonts w:cstheme="minorHAnsi"/>
                <w:b/>
                <w:bCs/>
                <w:sz w:val="20"/>
                <w:szCs w:val="20"/>
              </w:rPr>
            </w:pPr>
            <w:r w:rsidRPr="00DF0751">
              <w:rPr>
                <w:rFonts w:cstheme="minorHAnsi"/>
                <w:b/>
                <w:bCs/>
                <w:sz w:val="20"/>
                <w:szCs w:val="20"/>
              </w:rPr>
              <w:t>Date:</w:t>
            </w:r>
          </w:p>
        </w:tc>
        <w:tc>
          <w:tcPr>
            <w:tcW w:w="1978" w:type="dxa"/>
            <w:shd w:val="clear" w:color="auto" w:fill="D9D9D9" w:themeFill="background1" w:themeFillShade="D9"/>
          </w:tcPr>
          <w:p w14:paraId="38D19095" w14:textId="77777777" w:rsidR="00E62352" w:rsidRPr="00DF0751" w:rsidRDefault="00E62352" w:rsidP="00FB789B">
            <w:pPr>
              <w:ind w:left="0"/>
              <w:rPr>
                <w:rFonts w:cstheme="minorHAnsi"/>
                <w:b/>
                <w:bCs/>
                <w:sz w:val="20"/>
                <w:szCs w:val="20"/>
              </w:rPr>
            </w:pPr>
            <w:r w:rsidRPr="00DF0751">
              <w:rPr>
                <w:rFonts w:cstheme="minorHAnsi"/>
                <w:b/>
                <w:bCs/>
                <w:sz w:val="20"/>
                <w:szCs w:val="20"/>
              </w:rPr>
              <w:t>Signature:</w:t>
            </w:r>
          </w:p>
        </w:tc>
      </w:tr>
      <w:tr w:rsidR="00485876" w14:paraId="244BB6A9" w14:textId="77777777" w:rsidTr="00FB789B">
        <w:tc>
          <w:tcPr>
            <w:tcW w:w="1977" w:type="dxa"/>
            <w:shd w:val="clear" w:color="auto" w:fill="auto"/>
          </w:tcPr>
          <w:p w14:paraId="74BD9689" w14:textId="77777777" w:rsidR="00E62352" w:rsidRPr="000F5DC4" w:rsidRDefault="00E62352" w:rsidP="00FB789B">
            <w:pPr>
              <w:ind w:left="0"/>
              <w:rPr>
                <w:sz w:val="20"/>
                <w:szCs w:val="20"/>
              </w:rPr>
            </w:pPr>
            <w:r w:rsidRPr="000F5DC4">
              <w:rPr>
                <w:sz w:val="20"/>
                <w:szCs w:val="20"/>
              </w:rPr>
              <w:t>Created</w:t>
            </w:r>
          </w:p>
        </w:tc>
        <w:tc>
          <w:tcPr>
            <w:tcW w:w="1978" w:type="dxa"/>
            <w:shd w:val="clear" w:color="auto" w:fill="auto"/>
          </w:tcPr>
          <w:p w14:paraId="28450C91" w14:textId="4895705F" w:rsidR="00E62352" w:rsidRPr="000F5DC4" w:rsidRDefault="00485876" w:rsidP="00FB789B">
            <w:pPr>
              <w:ind w:left="0"/>
              <w:rPr>
                <w:sz w:val="20"/>
                <w:szCs w:val="20"/>
              </w:rPr>
            </w:pPr>
            <w:commentRangeStart w:id="0"/>
            <w:r w:rsidRPr="00C65B57">
              <w:rPr>
                <w:sz w:val="20"/>
                <w:szCs w:val="20"/>
                <w:highlight w:val="yellow"/>
                <w:rPrChange w:id="1" w:author="Aron Lange" w:date="2024-08-14T14:04:00Z">
                  <w:rPr>
                    <w:sz w:val="20"/>
                    <w:szCs w:val="20"/>
                  </w:rPr>
                </w:rPrChange>
              </w:rPr>
              <w:t>&lt;NAME&gt;</w:t>
            </w:r>
          </w:p>
        </w:tc>
        <w:tc>
          <w:tcPr>
            <w:tcW w:w="1978" w:type="dxa"/>
            <w:shd w:val="clear" w:color="auto" w:fill="auto"/>
          </w:tcPr>
          <w:p w14:paraId="7BFFE7D2" w14:textId="0889AA61" w:rsidR="00E62352" w:rsidRPr="000F5DC4" w:rsidRDefault="00485876" w:rsidP="00FB789B">
            <w:pPr>
              <w:ind w:left="0"/>
              <w:rPr>
                <w:sz w:val="20"/>
                <w:szCs w:val="20"/>
              </w:rPr>
            </w:pPr>
            <w:r w:rsidRPr="00C65B57">
              <w:rPr>
                <w:sz w:val="20"/>
                <w:szCs w:val="20"/>
                <w:highlight w:val="yellow"/>
                <w:rPrChange w:id="2" w:author="Aron Lange" w:date="2024-08-14T14:04:00Z">
                  <w:rPr>
                    <w:sz w:val="20"/>
                    <w:szCs w:val="20"/>
                  </w:rPr>
                </w:rPrChange>
              </w:rPr>
              <w:t>&lt;FUNCTION&gt;</w:t>
            </w:r>
          </w:p>
        </w:tc>
        <w:tc>
          <w:tcPr>
            <w:tcW w:w="1978" w:type="dxa"/>
            <w:shd w:val="clear" w:color="auto" w:fill="auto"/>
          </w:tcPr>
          <w:p w14:paraId="236D58A1" w14:textId="495F292B" w:rsidR="00E62352" w:rsidRPr="000F5DC4" w:rsidRDefault="00485876" w:rsidP="00FB789B">
            <w:pPr>
              <w:ind w:left="0"/>
              <w:rPr>
                <w:sz w:val="20"/>
                <w:szCs w:val="20"/>
              </w:rPr>
            </w:pPr>
            <w:r w:rsidRPr="00C65B57">
              <w:rPr>
                <w:sz w:val="20"/>
                <w:szCs w:val="20"/>
                <w:highlight w:val="yellow"/>
                <w:rPrChange w:id="3" w:author="Aron Lange" w:date="2024-08-14T14:04:00Z">
                  <w:rPr>
                    <w:sz w:val="20"/>
                    <w:szCs w:val="20"/>
                  </w:rPr>
                </w:rPrChange>
              </w:rPr>
              <w:t>&lt;DATE&gt;</w:t>
            </w:r>
          </w:p>
        </w:tc>
        <w:tc>
          <w:tcPr>
            <w:tcW w:w="1978" w:type="dxa"/>
            <w:shd w:val="clear" w:color="auto" w:fill="auto"/>
          </w:tcPr>
          <w:p w14:paraId="34EDDD33" w14:textId="54AC14CD" w:rsidR="00E62352" w:rsidRPr="000F5DC4" w:rsidRDefault="00485876" w:rsidP="00FB789B">
            <w:pPr>
              <w:ind w:left="0"/>
              <w:rPr>
                <w:sz w:val="20"/>
                <w:szCs w:val="20"/>
              </w:rPr>
            </w:pPr>
            <w:r w:rsidRPr="00C65B57">
              <w:rPr>
                <w:sz w:val="20"/>
                <w:szCs w:val="20"/>
                <w:highlight w:val="yellow"/>
                <w:rPrChange w:id="4" w:author="Aron Lange" w:date="2024-08-14T14:04:00Z">
                  <w:rPr>
                    <w:sz w:val="20"/>
                    <w:szCs w:val="20"/>
                  </w:rPr>
                </w:rPrChange>
              </w:rPr>
              <w:t>&lt;SIGNATURE&gt;</w:t>
            </w:r>
            <w:commentRangeEnd w:id="0"/>
            <w:r w:rsidR="00087106">
              <w:rPr>
                <w:rStyle w:val="CommentReference"/>
              </w:rPr>
              <w:commentReference w:id="0"/>
            </w:r>
          </w:p>
        </w:tc>
      </w:tr>
      <w:tr w:rsidR="00485876" w14:paraId="0DF87DFC" w14:textId="77777777" w:rsidTr="00FB789B">
        <w:tc>
          <w:tcPr>
            <w:tcW w:w="1977" w:type="dxa"/>
          </w:tcPr>
          <w:p w14:paraId="07AB2FAA" w14:textId="77777777" w:rsidR="00E62352" w:rsidRPr="000F5DC4" w:rsidRDefault="00E62352" w:rsidP="00FB789B">
            <w:pPr>
              <w:ind w:left="0"/>
              <w:rPr>
                <w:sz w:val="20"/>
                <w:szCs w:val="20"/>
              </w:rPr>
            </w:pPr>
            <w:r w:rsidRPr="000F5DC4">
              <w:rPr>
                <w:sz w:val="20"/>
                <w:szCs w:val="20"/>
              </w:rPr>
              <w:t>Reviewed</w:t>
            </w:r>
          </w:p>
        </w:tc>
        <w:tc>
          <w:tcPr>
            <w:tcW w:w="1978" w:type="dxa"/>
          </w:tcPr>
          <w:p w14:paraId="4D503E0F" w14:textId="77777777" w:rsidR="00E62352" w:rsidRPr="000F5DC4" w:rsidRDefault="00E62352" w:rsidP="00FB789B">
            <w:pPr>
              <w:ind w:left="0"/>
              <w:rPr>
                <w:sz w:val="20"/>
                <w:szCs w:val="20"/>
              </w:rPr>
            </w:pPr>
          </w:p>
        </w:tc>
        <w:tc>
          <w:tcPr>
            <w:tcW w:w="1978" w:type="dxa"/>
          </w:tcPr>
          <w:p w14:paraId="1A69B339" w14:textId="77777777" w:rsidR="00E62352" w:rsidRPr="000F5DC4" w:rsidRDefault="00E62352" w:rsidP="00FB789B">
            <w:pPr>
              <w:ind w:left="0"/>
              <w:rPr>
                <w:sz w:val="20"/>
                <w:szCs w:val="20"/>
              </w:rPr>
            </w:pPr>
          </w:p>
        </w:tc>
        <w:tc>
          <w:tcPr>
            <w:tcW w:w="1978" w:type="dxa"/>
          </w:tcPr>
          <w:p w14:paraId="640D4927" w14:textId="77777777" w:rsidR="00E62352" w:rsidRPr="000F5DC4" w:rsidRDefault="00E62352" w:rsidP="00FB789B">
            <w:pPr>
              <w:ind w:left="0"/>
              <w:rPr>
                <w:sz w:val="20"/>
                <w:szCs w:val="20"/>
              </w:rPr>
            </w:pPr>
          </w:p>
        </w:tc>
        <w:tc>
          <w:tcPr>
            <w:tcW w:w="1978" w:type="dxa"/>
          </w:tcPr>
          <w:p w14:paraId="6CBC46E4" w14:textId="77777777" w:rsidR="00E62352" w:rsidRPr="000F5DC4" w:rsidRDefault="00E62352" w:rsidP="00FB789B">
            <w:pPr>
              <w:ind w:left="0"/>
              <w:rPr>
                <w:sz w:val="20"/>
                <w:szCs w:val="20"/>
              </w:rPr>
            </w:pPr>
          </w:p>
        </w:tc>
      </w:tr>
      <w:tr w:rsidR="00485876" w14:paraId="56558244" w14:textId="77777777" w:rsidTr="00FB789B">
        <w:tc>
          <w:tcPr>
            <w:tcW w:w="1977" w:type="dxa"/>
          </w:tcPr>
          <w:p w14:paraId="1105E845" w14:textId="77777777" w:rsidR="00E62352" w:rsidRPr="000F5DC4" w:rsidRDefault="00E62352" w:rsidP="00FB789B">
            <w:pPr>
              <w:ind w:left="0"/>
              <w:rPr>
                <w:sz w:val="20"/>
                <w:szCs w:val="20"/>
              </w:rPr>
            </w:pPr>
            <w:r w:rsidRPr="000F5DC4">
              <w:rPr>
                <w:sz w:val="20"/>
                <w:szCs w:val="20"/>
              </w:rPr>
              <w:t>Approved</w:t>
            </w:r>
          </w:p>
        </w:tc>
        <w:tc>
          <w:tcPr>
            <w:tcW w:w="1978" w:type="dxa"/>
          </w:tcPr>
          <w:p w14:paraId="2AAC49A1" w14:textId="77777777" w:rsidR="00E62352" w:rsidRPr="000F5DC4" w:rsidRDefault="00E62352" w:rsidP="00FB789B">
            <w:pPr>
              <w:ind w:left="0"/>
              <w:rPr>
                <w:sz w:val="20"/>
                <w:szCs w:val="20"/>
              </w:rPr>
            </w:pPr>
          </w:p>
        </w:tc>
        <w:tc>
          <w:tcPr>
            <w:tcW w:w="1978" w:type="dxa"/>
          </w:tcPr>
          <w:p w14:paraId="2E915F8F" w14:textId="77777777" w:rsidR="00E62352" w:rsidRPr="000F5DC4" w:rsidRDefault="00E62352" w:rsidP="00FB789B">
            <w:pPr>
              <w:ind w:left="0"/>
              <w:rPr>
                <w:sz w:val="20"/>
                <w:szCs w:val="20"/>
              </w:rPr>
            </w:pPr>
          </w:p>
        </w:tc>
        <w:tc>
          <w:tcPr>
            <w:tcW w:w="1978" w:type="dxa"/>
          </w:tcPr>
          <w:p w14:paraId="1A0BC206" w14:textId="77777777" w:rsidR="00E62352" w:rsidRPr="000F5DC4" w:rsidRDefault="00E62352" w:rsidP="00FB789B">
            <w:pPr>
              <w:ind w:left="0"/>
              <w:rPr>
                <w:sz w:val="20"/>
                <w:szCs w:val="20"/>
              </w:rPr>
            </w:pPr>
          </w:p>
        </w:tc>
        <w:tc>
          <w:tcPr>
            <w:tcW w:w="1978" w:type="dxa"/>
          </w:tcPr>
          <w:p w14:paraId="501F282F" w14:textId="77777777" w:rsidR="00E62352" w:rsidRPr="000F5DC4" w:rsidRDefault="00E62352" w:rsidP="00FB789B">
            <w:pPr>
              <w:ind w:left="0"/>
              <w:rPr>
                <w:sz w:val="20"/>
                <w:szCs w:val="20"/>
              </w:rPr>
            </w:pPr>
          </w:p>
        </w:tc>
      </w:tr>
    </w:tbl>
    <w:p w14:paraId="297359D3" w14:textId="77777777" w:rsidR="00E62352" w:rsidRPr="0007266A" w:rsidRDefault="00E62352" w:rsidP="00E62352"/>
    <w:p w14:paraId="18AC8186" w14:textId="2CF1C30E" w:rsidR="003D7DBC" w:rsidRDefault="003D7DBC" w:rsidP="003E6BAD">
      <w:pPr>
        <w:ind w:left="0"/>
      </w:pPr>
    </w:p>
    <w:p w14:paraId="51D4AD9A" w14:textId="0DF544A1" w:rsidR="003D7DBC" w:rsidRPr="002D5CCE" w:rsidRDefault="002D5CCE" w:rsidP="00B65C1C">
      <w:pPr>
        <w:rPr>
          <w:b/>
          <w:bCs/>
          <w:sz w:val="32"/>
          <w:szCs w:val="32"/>
        </w:rPr>
      </w:pPr>
      <w:r>
        <w:rPr>
          <w:b/>
          <w:bCs/>
          <w:sz w:val="32"/>
          <w:szCs w:val="32"/>
        </w:rPr>
        <w:t>REVISION HISTORY</w:t>
      </w:r>
    </w:p>
    <w:p w14:paraId="1986AAAE" w14:textId="5E4E8384" w:rsidR="00117A6E" w:rsidRDefault="00117A6E" w:rsidP="00B65C1C"/>
    <w:tbl>
      <w:tblPr>
        <w:tblStyle w:val="PlainTable3"/>
        <w:tblW w:w="9356" w:type="dxa"/>
        <w:tblInd w:w="567" w:type="dxa"/>
        <w:tblLook w:val="04A0" w:firstRow="1" w:lastRow="0" w:firstColumn="1" w:lastColumn="0" w:noHBand="0" w:noVBand="1"/>
      </w:tblPr>
      <w:tblGrid>
        <w:gridCol w:w="1200"/>
        <w:gridCol w:w="1559"/>
        <w:gridCol w:w="2693"/>
        <w:gridCol w:w="3904"/>
      </w:tblGrid>
      <w:tr w:rsidR="000E23C0" w14:paraId="7E416D99" w14:textId="77777777" w:rsidTr="000E23C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00" w:type="dxa"/>
            <w:tcBorders>
              <w:bottom w:val="single" w:sz="4" w:space="0" w:color="auto"/>
            </w:tcBorders>
          </w:tcPr>
          <w:p w14:paraId="476596C7" w14:textId="61352515" w:rsidR="00117A6E" w:rsidRPr="00117A6E" w:rsidRDefault="00117A6E" w:rsidP="00117A6E">
            <w:pPr>
              <w:ind w:left="0"/>
              <w:jc w:val="center"/>
            </w:pPr>
            <w:r w:rsidRPr="00117A6E">
              <w:t>Version</w:t>
            </w:r>
          </w:p>
        </w:tc>
        <w:tc>
          <w:tcPr>
            <w:tcW w:w="1559" w:type="dxa"/>
            <w:tcBorders>
              <w:bottom w:val="single" w:sz="4" w:space="0" w:color="auto"/>
            </w:tcBorders>
          </w:tcPr>
          <w:p w14:paraId="1F561827" w14:textId="346EF134" w:rsidR="00117A6E" w:rsidRPr="00117A6E" w:rsidRDefault="00117A6E" w:rsidP="00117A6E">
            <w:pPr>
              <w:ind w:left="0"/>
              <w:jc w:val="left"/>
              <w:cnfStyle w:val="100000000000" w:firstRow="1" w:lastRow="0" w:firstColumn="0" w:lastColumn="0" w:oddVBand="0" w:evenVBand="0" w:oddHBand="0" w:evenHBand="0" w:firstRowFirstColumn="0" w:firstRowLastColumn="0" w:lastRowFirstColumn="0" w:lastRowLastColumn="0"/>
            </w:pPr>
            <w:r w:rsidRPr="00117A6E">
              <w:t>Date</w:t>
            </w:r>
          </w:p>
        </w:tc>
        <w:tc>
          <w:tcPr>
            <w:tcW w:w="2693" w:type="dxa"/>
            <w:tcBorders>
              <w:bottom w:val="single" w:sz="4" w:space="0" w:color="auto"/>
            </w:tcBorders>
          </w:tcPr>
          <w:p w14:paraId="44E94B10" w14:textId="47530C98" w:rsidR="00117A6E" w:rsidRPr="00117A6E" w:rsidRDefault="00117A6E" w:rsidP="00117A6E">
            <w:pPr>
              <w:ind w:left="0"/>
              <w:jc w:val="left"/>
              <w:cnfStyle w:val="100000000000" w:firstRow="1" w:lastRow="0" w:firstColumn="0" w:lastColumn="0" w:oddVBand="0" w:evenVBand="0" w:oddHBand="0" w:evenHBand="0" w:firstRowFirstColumn="0" w:firstRowLastColumn="0" w:lastRowFirstColumn="0" w:lastRowLastColumn="0"/>
            </w:pPr>
            <w:r w:rsidRPr="00117A6E">
              <w:t>Created by</w:t>
            </w:r>
          </w:p>
        </w:tc>
        <w:tc>
          <w:tcPr>
            <w:tcW w:w="3904" w:type="dxa"/>
            <w:tcBorders>
              <w:bottom w:val="single" w:sz="4" w:space="0" w:color="auto"/>
            </w:tcBorders>
          </w:tcPr>
          <w:p w14:paraId="44F175CF" w14:textId="73481529" w:rsidR="00117A6E" w:rsidRPr="00117A6E" w:rsidRDefault="00117A6E" w:rsidP="00117A6E">
            <w:pPr>
              <w:ind w:left="0"/>
              <w:jc w:val="left"/>
              <w:cnfStyle w:val="100000000000" w:firstRow="1" w:lastRow="0" w:firstColumn="0" w:lastColumn="0" w:oddVBand="0" w:evenVBand="0" w:oddHBand="0" w:evenHBand="0" w:firstRowFirstColumn="0" w:firstRowLastColumn="0" w:lastRowFirstColumn="0" w:lastRowLastColumn="0"/>
            </w:pPr>
            <w:r w:rsidRPr="00117A6E">
              <w:t>Description of changes</w:t>
            </w:r>
          </w:p>
        </w:tc>
      </w:tr>
      <w:tr w:rsidR="00117A6E" w14:paraId="46CED488" w14:textId="77777777" w:rsidTr="000E23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Borders>
              <w:top w:val="single" w:sz="4" w:space="0" w:color="auto"/>
              <w:bottom w:val="single" w:sz="4" w:space="0" w:color="auto"/>
              <w:right w:val="single" w:sz="4" w:space="0" w:color="auto"/>
            </w:tcBorders>
            <w:shd w:val="clear" w:color="auto" w:fill="auto"/>
          </w:tcPr>
          <w:p w14:paraId="2F1679E6" w14:textId="1CE2D8C0" w:rsidR="00117A6E" w:rsidRPr="00117A6E" w:rsidRDefault="00C65B57" w:rsidP="00117A6E">
            <w:pPr>
              <w:ind w:left="0"/>
              <w:jc w:val="center"/>
              <w:rPr>
                <w:b w:val="0"/>
                <w:bCs w:val="0"/>
              </w:rPr>
            </w:pPr>
            <w:r w:rsidRPr="00411EC0">
              <w:rPr>
                <w:b w:val="0"/>
                <w:bCs w:val="0"/>
                <w:highlight w:val="lightGray"/>
              </w:rPr>
              <w:t>&lt;V&gt;</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0C4F3504" w14:textId="2EA493F0" w:rsidR="00117A6E" w:rsidRDefault="00C65B57" w:rsidP="00117A6E">
            <w:pPr>
              <w:ind w:left="0"/>
              <w:jc w:val="left"/>
              <w:cnfStyle w:val="000000100000" w:firstRow="0" w:lastRow="0" w:firstColumn="0" w:lastColumn="0" w:oddVBand="0" w:evenVBand="0" w:oddHBand="1" w:evenHBand="0" w:firstRowFirstColumn="0" w:firstRowLastColumn="0" w:lastRowFirstColumn="0" w:lastRowLastColumn="0"/>
            </w:pPr>
            <w:r w:rsidRPr="00411EC0">
              <w:rPr>
                <w:highlight w:val="lightGray"/>
              </w:rPr>
              <w:t>&lt;DATE&gt;</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55B1805E" w14:textId="05E9E9AB" w:rsidR="00117A6E" w:rsidRDefault="00C65B57" w:rsidP="00117A6E">
            <w:pPr>
              <w:ind w:left="0"/>
              <w:jc w:val="left"/>
              <w:cnfStyle w:val="000000100000" w:firstRow="0" w:lastRow="0" w:firstColumn="0" w:lastColumn="0" w:oddVBand="0" w:evenVBand="0" w:oddHBand="1" w:evenHBand="0" w:firstRowFirstColumn="0" w:firstRowLastColumn="0" w:lastRowFirstColumn="0" w:lastRowLastColumn="0"/>
            </w:pPr>
            <w:r w:rsidRPr="00411EC0">
              <w:rPr>
                <w:highlight w:val="lightGray"/>
              </w:rPr>
              <w:t>&lt;NAME&gt;</w:t>
            </w:r>
          </w:p>
        </w:tc>
        <w:tc>
          <w:tcPr>
            <w:tcW w:w="3904" w:type="dxa"/>
            <w:tcBorders>
              <w:top w:val="single" w:sz="4" w:space="0" w:color="auto"/>
              <w:left w:val="single" w:sz="4" w:space="0" w:color="auto"/>
              <w:bottom w:val="single" w:sz="4" w:space="0" w:color="auto"/>
            </w:tcBorders>
            <w:shd w:val="clear" w:color="auto" w:fill="auto"/>
          </w:tcPr>
          <w:p w14:paraId="15966C8B" w14:textId="6ADF4AA1" w:rsidR="00117A6E" w:rsidRDefault="00C65B57" w:rsidP="00117A6E">
            <w:pPr>
              <w:ind w:left="0"/>
              <w:jc w:val="left"/>
              <w:cnfStyle w:val="000000100000" w:firstRow="0" w:lastRow="0" w:firstColumn="0" w:lastColumn="0" w:oddVBand="0" w:evenVBand="0" w:oddHBand="1" w:evenHBand="0" w:firstRowFirstColumn="0" w:firstRowLastColumn="0" w:lastRowFirstColumn="0" w:lastRowLastColumn="0"/>
            </w:pPr>
            <w:r w:rsidRPr="00411EC0">
              <w:rPr>
                <w:highlight w:val="lightGray"/>
              </w:rPr>
              <w:t>&lt;COMMENT&gt;</w:t>
            </w:r>
          </w:p>
        </w:tc>
      </w:tr>
      <w:tr w:rsidR="00117A6E" w14:paraId="2F3800D9" w14:textId="77777777" w:rsidTr="000E23C0">
        <w:tc>
          <w:tcPr>
            <w:cnfStyle w:val="001000000000" w:firstRow="0" w:lastRow="0" w:firstColumn="1" w:lastColumn="0" w:oddVBand="0" w:evenVBand="0" w:oddHBand="0" w:evenHBand="0" w:firstRowFirstColumn="0" w:firstRowLastColumn="0" w:lastRowFirstColumn="0" w:lastRowLastColumn="0"/>
            <w:tcW w:w="1200" w:type="dxa"/>
            <w:tcBorders>
              <w:top w:val="single" w:sz="4" w:space="0" w:color="auto"/>
              <w:bottom w:val="single" w:sz="4" w:space="0" w:color="auto"/>
              <w:right w:val="single" w:sz="4" w:space="0" w:color="auto"/>
            </w:tcBorders>
            <w:shd w:val="clear" w:color="auto" w:fill="auto"/>
          </w:tcPr>
          <w:p w14:paraId="07BC3C8D" w14:textId="77777777" w:rsidR="00117A6E" w:rsidRDefault="00117A6E" w:rsidP="00117A6E">
            <w:pPr>
              <w:ind w:left="0"/>
              <w:jc w:val="center"/>
            </w:pP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5B6BAA37" w14:textId="77777777" w:rsidR="00117A6E" w:rsidRDefault="00117A6E" w:rsidP="00117A6E">
            <w:pPr>
              <w:ind w:left="0"/>
              <w:jc w:val="left"/>
              <w:cnfStyle w:val="000000000000" w:firstRow="0" w:lastRow="0" w:firstColumn="0" w:lastColumn="0" w:oddVBand="0" w:evenVBand="0" w:oddHBand="0" w:evenHBand="0" w:firstRowFirstColumn="0" w:firstRowLastColumn="0" w:lastRowFirstColumn="0" w:lastRowLastColumn="0"/>
            </w:pP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4C6DD446" w14:textId="77777777" w:rsidR="00117A6E" w:rsidRDefault="00117A6E" w:rsidP="00117A6E">
            <w:pPr>
              <w:ind w:left="0"/>
              <w:jc w:val="left"/>
              <w:cnfStyle w:val="000000000000" w:firstRow="0" w:lastRow="0" w:firstColumn="0" w:lastColumn="0" w:oddVBand="0" w:evenVBand="0" w:oddHBand="0" w:evenHBand="0" w:firstRowFirstColumn="0" w:firstRowLastColumn="0" w:lastRowFirstColumn="0" w:lastRowLastColumn="0"/>
            </w:pPr>
          </w:p>
        </w:tc>
        <w:tc>
          <w:tcPr>
            <w:tcW w:w="3904" w:type="dxa"/>
            <w:tcBorders>
              <w:top w:val="single" w:sz="4" w:space="0" w:color="auto"/>
              <w:left w:val="single" w:sz="4" w:space="0" w:color="auto"/>
              <w:bottom w:val="single" w:sz="4" w:space="0" w:color="auto"/>
            </w:tcBorders>
            <w:shd w:val="clear" w:color="auto" w:fill="auto"/>
          </w:tcPr>
          <w:p w14:paraId="2C756888" w14:textId="77777777" w:rsidR="00117A6E" w:rsidRDefault="00117A6E" w:rsidP="00117A6E">
            <w:pPr>
              <w:ind w:left="0"/>
              <w:jc w:val="left"/>
              <w:cnfStyle w:val="000000000000" w:firstRow="0" w:lastRow="0" w:firstColumn="0" w:lastColumn="0" w:oddVBand="0" w:evenVBand="0" w:oddHBand="0" w:evenHBand="0" w:firstRowFirstColumn="0" w:firstRowLastColumn="0" w:lastRowFirstColumn="0" w:lastRowLastColumn="0"/>
            </w:pPr>
          </w:p>
        </w:tc>
      </w:tr>
      <w:tr w:rsidR="00117A6E" w14:paraId="5DA2DD52" w14:textId="77777777" w:rsidTr="000E23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Borders>
              <w:top w:val="single" w:sz="4" w:space="0" w:color="auto"/>
              <w:bottom w:val="single" w:sz="4" w:space="0" w:color="auto"/>
              <w:right w:val="single" w:sz="4" w:space="0" w:color="auto"/>
            </w:tcBorders>
            <w:shd w:val="clear" w:color="auto" w:fill="auto"/>
          </w:tcPr>
          <w:p w14:paraId="12855DB3" w14:textId="77777777" w:rsidR="00117A6E" w:rsidRDefault="00117A6E" w:rsidP="00117A6E">
            <w:pPr>
              <w:ind w:left="0"/>
              <w:jc w:val="center"/>
            </w:pP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21685FD7" w14:textId="77777777" w:rsidR="00117A6E" w:rsidRDefault="00117A6E" w:rsidP="00117A6E">
            <w:pPr>
              <w:ind w:left="0"/>
              <w:jc w:val="left"/>
              <w:cnfStyle w:val="000000100000" w:firstRow="0" w:lastRow="0" w:firstColumn="0" w:lastColumn="0" w:oddVBand="0" w:evenVBand="0" w:oddHBand="1" w:evenHBand="0" w:firstRowFirstColumn="0" w:firstRowLastColumn="0" w:lastRowFirstColumn="0" w:lastRowLastColumn="0"/>
            </w:pP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3C317D58" w14:textId="77777777" w:rsidR="00117A6E" w:rsidRDefault="00117A6E" w:rsidP="00117A6E">
            <w:pPr>
              <w:ind w:left="0"/>
              <w:jc w:val="left"/>
              <w:cnfStyle w:val="000000100000" w:firstRow="0" w:lastRow="0" w:firstColumn="0" w:lastColumn="0" w:oddVBand="0" w:evenVBand="0" w:oddHBand="1" w:evenHBand="0" w:firstRowFirstColumn="0" w:firstRowLastColumn="0" w:lastRowFirstColumn="0" w:lastRowLastColumn="0"/>
            </w:pPr>
          </w:p>
        </w:tc>
        <w:tc>
          <w:tcPr>
            <w:tcW w:w="3904" w:type="dxa"/>
            <w:tcBorders>
              <w:top w:val="single" w:sz="4" w:space="0" w:color="auto"/>
              <w:left w:val="single" w:sz="4" w:space="0" w:color="auto"/>
              <w:bottom w:val="single" w:sz="4" w:space="0" w:color="auto"/>
            </w:tcBorders>
            <w:shd w:val="clear" w:color="auto" w:fill="auto"/>
          </w:tcPr>
          <w:p w14:paraId="51A26253" w14:textId="77777777" w:rsidR="00117A6E" w:rsidRDefault="00117A6E" w:rsidP="00117A6E">
            <w:pPr>
              <w:ind w:left="0"/>
              <w:jc w:val="left"/>
              <w:cnfStyle w:val="000000100000" w:firstRow="0" w:lastRow="0" w:firstColumn="0" w:lastColumn="0" w:oddVBand="0" w:evenVBand="0" w:oddHBand="1" w:evenHBand="0" w:firstRowFirstColumn="0" w:firstRowLastColumn="0" w:lastRowFirstColumn="0" w:lastRowLastColumn="0"/>
            </w:pPr>
          </w:p>
        </w:tc>
      </w:tr>
    </w:tbl>
    <w:p w14:paraId="05184289" w14:textId="34498DFC" w:rsidR="00117A6E" w:rsidRDefault="00117A6E" w:rsidP="00B65C1C"/>
    <w:sdt>
      <w:sdtPr>
        <w:rPr>
          <w:rFonts w:asciiTheme="minorHAnsi" w:eastAsiaTheme="minorEastAsia" w:hAnsiTheme="minorHAnsi" w:cstheme="minorBidi"/>
          <w:b w:val="0"/>
          <w:bCs w:val="0"/>
          <w:sz w:val="24"/>
          <w:szCs w:val="24"/>
        </w:rPr>
        <w:id w:val="564005898"/>
        <w:docPartObj>
          <w:docPartGallery w:val="Table of Contents"/>
          <w:docPartUnique/>
        </w:docPartObj>
      </w:sdtPr>
      <w:sdtEndPr/>
      <w:sdtContent>
        <w:p w14:paraId="5E47B099" w14:textId="4AAE836F" w:rsidR="0040151A" w:rsidRPr="004E638D" w:rsidRDefault="41C45AA3" w:rsidP="2244899A">
          <w:pPr>
            <w:pStyle w:val="TOCHeading"/>
            <w:rPr>
              <w:rFonts w:asciiTheme="minorHAnsi" w:hAnsiTheme="minorHAnsi" w:cstheme="minorBidi"/>
              <w:sz w:val="32"/>
              <w:szCs w:val="32"/>
            </w:rPr>
          </w:pPr>
          <w:r>
            <w:t>Table of Contents</w:t>
          </w:r>
        </w:p>
        <w:p w14:paraId="6BB8998C" w14:textId="73EB7716" w:rsidR="00087106" w:rsidRDefault="00E62352">
          <w:pPr>
            <w:pStyle w:val="TOC1"/>
            <w:tabs>
              <w:tab w:val="left" w:pos="720"/>
              <w:tab w:val="right" w:leader="dot" w:pos="9889"/>
            </w:tabs>
            <w:rPr>
              <w:rFonts w:eastAsiaTheme="minorEastAsia" w:cstheme="minorBidi"/>
              <w:b w:val="0"/>
              <w:bCs w:val="0"/>
              <w:iCs w:val="0"/>
              <w:noProof/>
              <w:color w:val="auto"/>
              <w:kern w:val="2"/>
              <w:lang w:eastAsia="en-GB"/>
              <w14:ligatures w14:val="standardContextual"/>
            </w:rPr>
          </w:pPr>
          <w:r>
            <w:fldChar w:fldCharType="begin"/>
          </w:r>
          <w:r w:rsidR="00AB1ABE">
            <w:instrText>TOC \o "1-3" \z \u \h</w:instrText>
          </w:r>
          <w:r>
            <w:fldChar w:fldCharType="separate"/>
          </w:r>
          <w:hyperlink w:anchor="_Toc174536903" w:history="1">
            <w:r w:rsidR="00087106" w:rsidRPr="002B4DB2">
              <w:rPr>
                <w:rStyle w:val="Hyperlink"/>
                <w:noProof/>
              </w:rPr>
              <w:t>1</w:t>
            </w:r>
            <w:r w:rsidR="00087106">
              <w:rPr>
                <w:rFonts w:eastAsiaTheme="minorEastAsia" w:cstheme="minorBidi"/>
                <w:b w:val="0"/>
                <w:bCs w:val="0"/>
                <w:iCs w:val="0"/>
                <w:noProof/>
                <w:color w:val="auto"/>
                <w:kern w:val="2"/>
                <w:lang w:eastAsia="en-GB"/>
                <w14:ligatures w14:val="standardContextual"/>
              </w:rPr>
              <w:tab/>
            </w:r>
            <w:r w:rsidR="00087106" w:rsidRPr="002B4DB2">
              <w:rPr>
                <w:rStyle w:val="Hyperlink"/>
                <w:noProof/>
              </w:rPr>
              <w:t>SCOPE</w:t>
            </w:r>
            <w:r w:rsidR="00087106">
              <w:rPr>
                <w:noProof/>
                <w:webHidden/>
              </w:rPr>
              <w:tab/>
            </w:r>
            <w:r w:rsidR="00087106">
              <w:rPr>
                <w:noProof/>
                <w:webHidden/>
              </w:rPr>
              <w:fldChar w:fldCharType="begin"/>
            </w:r>
            <w:r w:rsidR="00087106">
              <w:rPr>
                <w:noProof/>
                <w:webHidden/>
              </w:rPr>
              <w:instrText xml:space="preserve"> PAGEREF _Toc174536903 \h </w:instrText>
            </w:r>
            <w:r w:rsidR="00087106">
              <w:rPr>
                <w:noProof/>
                <w:webHidden/>
              </w:rPr>
            </w:r>
            <w:r w:rsidR="00087106">
              <w:rPr>
                <w:noProof/>
                <w:webHidden/>
              </w:rPr>
              <w:fldChar w:fldCharType="separate"/>
            </w:r>
            <w:r w:rsidR="00E54B66">
              <w:rPr>
                <w:noProof/>
                <w:webHidden/>
              </w:rPr>
              <w:t>3</w:t>
            </w:r>
            <w:r w:rsidR="00087106">
              <w:rPr>
                <w:noProof/>
                <w:webHidden/>
              </w:rPr>
              <w:fldChar w:fldCharType="end"/>
            </w:r>
          </w:hyperlink>
        </w:p>
        <w:p w14:paraId="23E76FC5" w14:textId="7A258EBC" w:rsidR="00087106" w:rsidRDefault="00087106">
          <w:pPr>
            <w:pStyle w:val="TOC1"/>
            <w:tabs>
              <w:tab w:val="left" w:pos="720"/>
              <w:tab w:val="right" w:leader="dot" w:pos="9889"/>
            </w:tabs>
            <w:rPr>
              <w:rFonts w:eastAsiaTheme="minorEastAsia" w:cstheme="minorBidi"/>
              <w:b w:val="0"/>
              <w:bCs w:val="0"/>
              <w:iCs w:val="0"/>
              <w:noProof/>
              <w:color w:val="auto"/>
              <w:kern w:val="2"/>
              <w:lang w:eastAsia="en-GB"/>
              <w14:ligatures w14:val="standardContextual"/>
            </w:rPr>
          </w:pPr>
          <w:hyperlink w:anchor="_Toc174536904" w:history="1">
            <w:r w:rsidRPr="002B4DB2">
              <w:rPr>
                <w:rStyle w:val="Hyperlink"/>
                <w:noProof/>
              </w:rPr>
              <w:t>2</w:t>
            </w:r>
            <w:r>
              <w:rPr>
                <w:rFonts w:eastAsiaTheme="minorEastAsia" w:cstheme="minorBidi"/>
                <w:b w:val="0"/>
                <w:bCs w:val="0"/>
                <w:iCs w:val="0"/>
                <w:noProof/>
                <w:color w:val="auto"/>
                <w:kern w:val="2"/>
                <w:lang w:eastAsia="en-GB"/>
                <w14:ligatures w14:val="standardContextual"/>
              </w:rPr>
              <w:tab/>
            </w:r>
            <w:r w:rsidRPr="002B4DB2">
              <w:rPr>
                <w:rStyle w:val="Hyperlink"/>
                <w:noProof/>
              </w:rPr>
              <w:t>TERMS AND DEFINITIONS</w:t>
            </w:r>
            <w:r>
              <w:rPr>
                <w:noProof/>
                <w:webHidden/>
              </w:rPr>
              <w:tab/>
            </w:r>
            <w:r>
              <w:rPr>
                <w:noProof/>
                <w:webHidden/>
              </w:rPr>
              <w:fldChar w:fldCharType="begin"/>
            </w:r>
            <w:r>
              <w:rPr>
                <w:noProof/>
                <w:webHidden/>
              </w:rPr>
              <w:instrText xml:space="preserve"> PAGEREF _Toc174536904 \h </w:instrText>
            </w:r>
            <w:r>
              <w:rPr>
                <w:noProof/>
                <w:webHidden/>
              </w:rPr>
            </w:r>
            <w:r>
              <w:rPr>
                <w:noProof/>
                <w:webHidden/>
              </w:rPr>
              <w:fldChar w:fldCharType="separate"/>
            </w:r>
            <w:r w:rsidR="00E54B66">
              <w:rPr>
                <w:noProof/>
                <w:webHidden/>
              </w:rPr>
              <w:t>3</w:t>
            </w:r>
            <w:r>
              <w:rPr>
                <w:noProof/>
                <w:webHidden/>
              </w:rPr>
              <w:fldChar w:fldCharType="end"/>
            </w:r>
          </w:hyperlink>
        </w:p>
        <w:p w14:paraId="00B79F3A" w14:textId="2776EB1E" w:rsidR="00087106" w:rsidRDefault="00087106">
          <w:pPr>
            <w:pStyle w:val="TOC1"/>
            <w:tabs>
              <w:tab w:val="left" w:pos="720"/>
              <w:tab w:val="right" w:leader="dot" w:pos="9889"/>
            </w:tabs>
            <w:rPr>
              <w:rFonts w:eastAsiaTheme="minorEastAsia" w:cstheme="minorBidi"/>
              <w:b w:val="0"/>
              <w:bCs w:val="0"/>
              <w:iCs w:val="0"/>
              <w:noProof/>
              <w:color w:val="auto"/>
              <w:kern w:val="2"/>
              <w:lang w:eastAsia="en-GB"/>
              <w14:ligatures w14:val="standardContextual"/>
            </w:rPr>
          </w:pPr>
          <w:hyperlink w:anchor="_Toc174536905" w:history="1">
            <w:r w:rsidRPr="002B4DB2">
              <w:rPr>
                <w:rStyle w:val="Hyperlink"/>
                <w:noProof/>
              </w:rPr>
              <w:t>3</w:t>
            </w:r>
            <w:r>
              <w:rPr>
                <w:rFonts w:eastAsiaTheme="minorEastAsia" w:cstheme="minorBidi"/>
                <w:b w:val="0"/>
                <w:bCs w:val="0"/>
                <w:iCs w:val="0"/>
                <w:noProof/>
                <w:color w:val="auto"/>
                <w:kern w:val="2"/>
                <w:lang w:eastAsia="en-GB"/>
                <w14:ligatures w14:val="standardContextual"/>
              </w:rPr>
              <w:tab/>
            </w:r>
            <w:r w:rsidRPr="002B4DB2">
              <w:rPr>
                <w:rStyle w:val="Hyperlink"/>
                <w:noProof/>
              </w:rPr>
              <w:t>RELATED DOCUMENTS</w:t>
            </w:r>
            <w:r>
              <w:rPr>
                <w:noProof/>
                <w:webHidden/>
              </w:rPr>
              <w:tab/>
            </w:r>
            <w:r>
              <w:rPr>
                <w:noProof/>
                <w:webHidden/>
              </w:rPr>
              <w:fldChar w:fldCharType="begin"/>
            </w:r>
            <w:r>
              <w:rPr>
                <w:noProof/>
                <w:webHidden/>
              </w:rPr>
              <w:instrText xml:space="preserve"> PAGEREF _Toc174536905 \h </w:instrText>
            </w:r>
            <w:r>
              <w:rPr>
                <w:noProof/>
                <w:webHidden/>
              </w:rPr>
            </w:r>
            <w:r>
              <w:rPr>
                <w:noProof/>
                <w:webHidden/>
              </w:rPr>
              <w:fldChar w:fldCharType="separate"/>
            </w:r>
            <w:r w:rsidR="00E54B66">
              <w:rPr>
                <w:noProof/>
                <w:webHidden/>
              </w:rPr>
              <w:t>3</w:t>
            </w:r>
            <w:r>
              <w:rPr>
                <w:noProof/>
                <w:webHidden/>
              </w:rPr>
              <w:fldChar w:fldCharType="end"/>
            </w:r>
          </w:hyperlink>
        </w:p>
        <w:p w14:paraId="1F643290" w14:textId="1AFCFD8A" w:rsidR="00087106" w:rsidRDefault="00087106">
          <w:pPr>
            <w:pStyle w:val="TOC1"/>
            <w:tabs>
              <w:tab w:val="left" w:pos="720"/>
              <w:tab w:val="right" w:leader="dot" w:pos="9889"/>
            </w:tabs>
            <w:rPr>
              <w:rFonts w:eastAsiaTheme="minorEastAsia" w:cstheme="minorBidi"/>
              <w:b w:val="0"/>
              <w:bCs w:val="0"/>
              <w:iCs w:val="0"/>
              <w:noProof/>
              <w:color w:val="auto"/>
              <w:kern w:val="2"/>
              <w:lang w:eastAsia="en-GB"/>
              <w14:ligatures w14:val="standardContextual"/>
            </w:rPr>
          </w:pPr>
          <w:hyperlink w:anchor="_Toc174536906" w:history="1">
            <w:r w:rsidRPr="002B4DB2">
              <w:rPr>
                <w:rStyle w:val="Hyperlink"/>
                <w:noProof/>
              </w:rPr>
              <w:t>4</w:t>
            </w:r>
            <w:r>
              <w:rPr>
                <w:rFonts w:eastAsiaTheme="minorEastAsia" w:cstheme="minorBidi"/>
                <w:b w:val="0"/>
                <w:bCs w:val="0"/>
                <w:iCs w:val="0"/>
                <w:noProof/>
                <w:color w:val="auto"/>
                <w:kern w:val="2"/>
                <w:lang w:eastAsia="en-GB"/>
                <w14:ligatures w14:val="standardContextual"/>
              </w:rPr>
              <w:tab/>
            </w:r>
            <w:r w:rsidRPr="002B4DB2">
              <w:rPr>
                <w:rStyle w:val="Hyperlink"/>
                <w:noProof/>
              </w:rPr>
              <w:t>SCOPE OF THE ISMS</w:t>
            </w:r>
            <w:r>
              <w:rPr>
                <w:noProof/>
                <w:webHidden/>
              </w:rPr>
              <w:tab/>
            </w:r>
            <w:r>
              <w:rPr>
                <w:noProof/>
                <w:webHidden/>
              </w:rPr>
              <w:fldChar w:fldCharType="begin"/>
            </w:r>
            <w:r>
              <w:rPr>
                <w:noProof/>
                <w:webHidden/>
              </w:rPr>
              <w:instrText xml:space="preserve"> PAGEREF _Toc174536906 \h </w:instrText>
            </w:r>
            <w:r>
              <w:rPr>
                <w:noProof/>
                <w:webHidden/>
              </w:rPr>
            </w:r>
            <w:r>
              <w:rPr>
                <w:noProof/>
                <w:webHidden/>
              </w:rPr>
              <w:fldChar w:fldCharType="separate"/>
            </w:r>
            <w:r w:rsidR="00E54B66">
              <w:rPr>
                <w:noProof/>
                <w:webHidden/>
              </w:rPr>
              <w:t>3</w:t>
            </w:r>
            <w:r>
              <w:rPr>
                <w:noProof/>
                <w:webHidden/>
              </w:rPr>
              <w:fldChar w:fldCharType="end"/>
            </w:r>
          </w:hyperlink>
        </w:p>
        <w:p w14:paraId="61F48485" w14:textId="28DEC8C3" w:rsidR="00087106" w:rsidRDefault="00087106">
          <w:pPr>
            <w:pStyle w:val="TOC2"/>
            <w:tabs>
              <w:tab w:val="left" w:pos="1440"/>
              <w:tab w:val="right" w:leader="dot" w:pos="9889"/>
            </w:tabs>
            <w:rPr>
              <w:rFonts w:eastAsiaTheme="minorEastAsia" w:cstheme="minorBidi"/>
              <w:bCs w:val="0"/>
              <w:noProof/>
              <w:color w:val="auto"/>
              <w:kern w:val="2"/>
              <w:szCs w:val="24"/>
              <w:lang w:eastAsia="en-GB"/>
              <w14:ligatures w14:val="standardContextual"/>
            </w:rPr>
          </w:pPr>
          <w:hyperlink w:anchor="_Toc174536907" w:history="1">
            <w:r w:rsidRPr="002B4DB2">
              <w:rPr>
                <w:rStyle w:val="Hyperlink"/>
                <w:noProof/>
              </w:rPr>
              <w:t>4.1</w:t>
            </w:r>
            <w:r>
              <w:rPr>
                <w:rFonts w:eastAsiaTheme="minorEastAsia" w:cstheme="minorBidi"/>
                <w:bCs w:val="0"/>
                <w:noProof/>
                <w:color w:val="auto"/>
                <w:kern w:val="2"/>
                <w:szCs w:val="24"/>
                <w:lang w:eastAsia="en-GB"/>
                <w14:ligatures w14:val="standardContextual"/>
              </w:rPr>
              <w:tab/>
            </w:r>
            <w:r w:rsidRPr="002B4DB2">
              <w:rPr>
                <w:rStyle w:val="Hyperlink"/>
                <w:noProof/>
              </w:rPr>
              <w:t>Organizational Scope</w:t>
            </w:r>
            <w:r>
              <w:rPr>
                <w:noProof/>
                <w:webHidden/>
              </w:rPr>
              <w:tab/>
            </w:r>
            <w:r>
              <w:rPr>
                <w:noProof/>
                <w:webHidden/>
              </w:rPr>
              <w:fldChar w:fldCharType="begin"/>
            </w:r>
            <w:r>
              <w:rPr>
                <w:noProof/>
                <w:webHidden/>
              </w:rPr>
              <w:instrText xml:space="preserve"> PAGEREF _Toc174536907 \h </w:instrText>
            </w:r>
            <w:r>
              <w:rPr>
                <w:noProof/>
                <w:webHidden/>
              </w:rPr>
            </w:r>
            <w:r>
              <w:rPr>
                <w:noProof/>
                <w:webHidden/>
              </w:rPr>
              <w:fldChar w:fldCharType="separate"/>
            </w:r>
            <w:r w:rsidR="00E54B66">
              <w:rPr>
                <w:noProof/>
                <w:webHidden/>
              </w:rPr>
              <w:t>4</w:t>
            </w:r>
            <w:r>
              <w:rPr>
                <w:noProof/>
                <w:webHidden/>
              </w:rPr>
              <w:fldChar w:fldCharType="end"/>
            </w:r>
          </w:hyperlink>
        </w:p>
        <w:p w14:paraId="7C8CCF39" w14:textId="7F7804D9" w:rsidR="00087106" w:rsidRDefault="00087106">
          <w:pPr>
            <w:pStyle w:val="TOC2"/>
            <w:tabs>
              <w:tab w:val="left" w:pos="1440"/>
              <w:tab w:val="right" w:leader="dot" w:pos="9889"/>
            </w:tabs>
            <w:rPr>
              <w:rFonts w:eastAsiaTheme="minorEastAsia" w:cstheme="minorBidi"/>
              <w:bCs w:val="0"/>
              <w:noProof/>
              <w:color w:val="auto"/>
              <w:kern w:val="2"/>
              <w:szCs w:val="24"/>
              <w:lang w:eastAsia="en-GB"/>
              <w14:ligatures w14:val="standardContextual"/>
            </w:rPr>
          </w:pPr>
          <w:hyperlink w:anchor="_Toc174536908" w:history="1">
            <w:r w:rsidRPr="002B4DB2">
              <w:rPr>
                <w:rStyle w:val="Hyperlink"/>
                <w:noProof/>
              </w:rPr>
              <w:t>4.2</w:t>
            </w:r>
            <w:r>
              <w:rPr>
                <w:rFonts w:eastAsiaTheme="minorEastAsia" w:cstheme="minorBidi"/>
                <w:bCs w:val="0"/>
                <w:noProof/>
                <w:color w:val="auto"/>
                <w:kern w:val="2"/>
                <w:szCs w:val="24"/>
                <w:lang w:eastAsia="en-GB"/>
                <w14:ligatures w14:val="standardContextual"/>
              </w:rPr>
              <w:tab/>
            </w:r>
            <w:r w:rsidRPr="002B4DB2">
              <w:rPr>
                <w:rStyle w:val="Hyperlink"/>
                <w:noProof/>
              </w:rPr>
              <w:t>Physical Scope</w:t>
            </w:r>
            <w:r>
              <w:rPr>
                <w:noProof/>
                <w:webHidden/>
              </w:rPr>
              <w:tab/>
            </w:r>
            <w:r>
              <w:rPr>
                <w:noProof/>
                <w:webHidden/>
              </w:rPr>
              <w:fldChar w:fldCharType="begin"/>
            </w:r>
            <w:r>
              <w:rPr>
                <w:noProof/>
                <w:webHidden/>
              </w:rPr>
              <w:instrText xml:space="preserve"> PAGEREF _Toc174536908 \h </w:instrText>
            </w:r>
            <w:r>
              <w:rPr>
                <w:noProof/>
                <w:webHidden/>
              </w:rPr>
            </w:r>
            <w:r>
              <w:rPr>
                <w:noProof/>
                <w:webHidden/>
              </w:rPr>
              <w:fldChar w:fldCharType="separate"/>
            </w:r>
            <w:r w:rsidR="00E54B66">
              <w:rPr>
                <w:noProof/>
                <w:webHidden/>
              </w:rPr>
              <w:t>5</w:t>
            </w:r>
            <w:r>
              <w:rPr>
                <w:noProof/>
                <w:webHidden/>
              </w:rPr>
              <w:fldChar w:fldCharType="end"/>
            </w:r>
          </w:hyperlink>
        </w:p>
        <w:p w14:paraId="40F6AB54" w14:textId="6628FB2C" w:rsidR="00087106" w:rsidRDefault="00087106">
          <w:pPr>
            <w:pStyle w:val="TOC2"/>
            <w:tabs>
              <w:tab w:val="left" w:pos="1440"/>
              <w:tab w:val="right" w:leader="dot" w:pos="9889"/>
            </w:tabs>
            <w:rPr>
              <w:rFonts w:eastAsiaTheme="minorEastAsia" w:cstheme="minorBidi"/>
              <w:bCs w:val="0"/>
              <w:noProof/>
              <w:color w:val="auto"/>
              <w:kern w:val="2"/>
              <w:szCs w:val="24"/>
              <w:lang w:eastAsia="en-GB"/>
              <w14:ligatures w14:val="standardContextual"/>
            </w:rPr>
          </w:pPr>
          <w:hyperlink w:anchor="_Toc174536909" w:history="1">
            <w:r w:rsidRPr="002B4DB2">
              <w:rPr>
                <w:rStyle w:val="Hyperlink"/>
                <w:noProof/>
              </w:rPr>
              <w:t>4.3</w:t>
            </w:r>
            <w:r>
              <w:rPr>
                <w:rFonts w:eastAsiaTheme="minorEastAsia" w:cstheme="minorBidi"/>
                <w:bCs w:val="0"/>
                <w:noProof/>
                <w:color w:val="auto"/>
                <w:kern w:val="2"/>
                <w:szCs w:val="24"/>
                <w:lang w:eastAsia="en-GB"/>
                <w14:ligatures w14:val="standardContextual"/>
              </w:rPr>
              <w:tab/>
            </w:r>
            <w:r w:rsidRPr="002B4DB2">
              <w:rPr>
                <w:rStyle w:val="Hyperlink"/>
                <w:noProof/>
              </w:rPr>
              <w:t>ICT Scope</w:t>
            </w:r>
            <w:r>
              <w:rPr>
                <w:noProof/>
                <w:webHidden/>
              </w:rPr>
              <w:tab/>
            </w:r>
            <w:r>
              <w:rPr>
                <w:noProof/>
                <w:webHidden/>
              </w:rPr>
              <w:fldChar w:fldCharType="begin"/>
            </w:r>
            <w:r>
              <w:rPr>
                <w:noProof/>
                <w:webHidden/>
              </w:rPr>
              <w:instrText xml:space="preserve"> PAGEREF _Toc174536909 \h </w:instrText>
            </w:r>
            <w:r>
              <w:rPr>
                <w:noProof/>
                <w:webHidden/>
              </w:rPr>
            </w:r>
            <w:r>
              <w:rPr>
                <w:noProof/>
                <w:webHidden/>
              </w:rPr>
              <w:fldChar w:fldCharType="separate"/>
            </w:r>
            <w:r w:rsidR="00E54B66">
              <w:rPr>
                <w:noProof/>
                <w:webHidden/>
              </w:rPr>
              <w:t>6</w:t>
            </w:r>
            <w:r>
              <w:rPr>
                <w:noProof/>
                <w:webHidden/>
              </w:rPr>
              <w:fldChar w:fldCharType="end"/>
            </w:r>
          </w:hyperlink>
        </w:p>
        <w:p w14:paraId="4FAA12DA" w14:textId="7733404F" w:rsidR="00AB1ABE" w:rsidRDefault="00E62352" w:rsidP="1858F072">
          <w:pPr>
            <w:pStyle w:val="TOC2"/>
            <w:tabs>
              <w:tab w:val="right" w:leader="dot" w:pos="9885"/>
            </w:tabs>
            <w:rPr>
              <w:rStyle w:val="Hyperlink"/>
              <w:noProof/>
              <w:lang w:eastAsia="en-GB"/>
            </w:rPr>
          </w:pPr>
          <w:r>
            <w:fldChar w:fldCharType="end"/>
          </w:r>
        </w:p>
      </w:sdtContent>
    </w:sdt>
    <w:p w14:paraId="692C3446" w14:textId="77777777" w:rsidR="00411EC0" w:rsidRDefault="00411EC0" w:rsidP="2244899A">
      <w:pPr>
        <w:ind w:left="0"/>
        <w:jc w:val="left"/>
        <w:sectPr w:rsidR="00411EC0" w:rsidSect="00DC630B">
          <w:headerReference w:type="default" r:id="rId21"/>
          <w:footerReference w:type="even" r:id="rId22"/>
          <w:footerReference w:type="default" r:id="rId23"/>
          <w:footerReference w:type="first" r:id="rId24"/>
          <w:pgSz w:w="11906" w:h="16838"/>
          <w:pgMar w:top="720" w:right="1287" w:bottom="720" w:left="720" w:header="709" w:footer="709" w:gutter="0"/>
          <w:cols w:space="708"/>
          <w:titlePg/>
          <w:docGrid w:linePitch="360"/>
        </w:sectPr>
      </w:pPr>
    </w:p>
    <w:p w14:paraId="73595C89" w14:textId="5F7F008B" w:rsidR="00117A6E" w:rsidRDefault="004F1CB3" w:rsidP="002D5CCE">
      <w:pPr>
        <w:pStyle w:val="Heading1"/>
      </w:pPr>
      <w:bookmarkStart w:id="5" w:name="_Toc174536903"/>
      <w:r w:rsidRPr="1858F072">
        <w:lastRenderedPageBreak/>
        <w:t>S</w:t>
      </w:r>
      <w:r w:rsidR="0FB1C9F2" w:rsidRPr="1858F072">
        <w:t>COPE</w:t>
      </w:r>
      <w:bookmarkEnd w:id="5"/>
    </w:p>
    <w:p w14:paraId="7494DDD3" w14:textId="77777777" w:rsidR="004E638D" w:rsidRDefault="004E638D" w:rsidP="004E638D"/>
    <w:p w14:paraId="7AF0232C" w14:textId="5FC0596E" w:rsidR="004E638D" w:rsidRDefault="00920D17" w:rsidP="004E638D">
      <w:r w:rsidRPr="00920D17">
        <w:rPr>
          <w:lang w:val="en-GB"/>
        </w:rPr>
        <w:t xml:space="preserve">This document outlines the scope of the Information Security Management System (ISMS) for </w:t>
      </w:r>
      <w:r w:rsidRPr="00920D17">
        <w:rPr>
          <w:highlight w:val="yellow"/>
          <w:lang w:val="en-GB"/>
        </w:rPr>
        <w:t>[Organization Name]</w:t>
      </w:r>
      <w:r w:rsidRPr="00920D17">
        <w:rPr>
          <w:lang w:val="en-GB"/>
        </w:rPr>
        <w:t>. It defines the boundaries, applicability, and extent of the ISMS within the organization.</w:t>
      </w:r>
    </w:p>
    <w:p w14:paraId="4447B716" w14:textId="4D4291C4" w:rsidR="004E638D" w:rsidRDefault="0FB1C9F2" w:rsidP="004E638D">
      <w:pPr>
        <w:pStyle w:val="Heading1"/>
      </w:pPr>
      <w:bookmarkStart w:id="6" w:name="_Toc174536904"/>
      <w:r w:rsidRPr="1858F072">
        <w:t>TERMS AND DEFINITIONS</w:t>
      </w:r>
      <w:bookmarkEnd w:id="6"/>
    </w:p>
    <w:p w14:paraId="3A1B8268" w14:textId="565223FB" w:rsidR="00A62B7F" w:rsidRDefault="00A62B7F" w:rsidP="2244899A"/>
    <w:p w14:paraId="4908BEBB" w14:textId="069DB41C" w:rsidR="02C25B64" w:rsidRDefault="02C25B64" w:rsidP="2244899A">
      <w:pPr>
        <w:pStyle w:val="ListParagraph"/>
        <w:numPr>
          <w:ilvl w:val="0"/>
          <w:numId w:val="2"/>
        </w:numPr>
      </w:pPr>
      <w:r w:rsidRPr="00087106">
        <w:rPr>
          <w:b/>
          <w:bCs/>
        </w:rPr>
        <w:t>ISMS</w:t>
      </w:r>
      <w:r w:rsidR="6265E679" w:rsidRPr="2244899A">
        <w:t>:</w:t>
      </w:r>
      <w:r w:rsidR="00586FC7">
        <w:t xml:space="preserve"> I</w:t>
      </w:r>
      <w:r w:rsidRPr="2244899A">
        <w:t>nformation security management system</w:t>
      </w:r>
    </w:p>
    <w:p w14:paraId="602225D3" w14:textId="79216BEA" w:rsidR="00087106" w:rsidRDefault="00087106" w:rsidP="2244899A">
      <w:pPr>
        <w:pStyle w:val="ListParagraph"/>
        <w:numPr>
          <w:ilvl w:val="0"/>
          <w:numId w:val="2"/>
        </w:numPr>
      </w:pPr>
      <w:r>
        <w:rPr>
          <w:b/>
          <w:bCs/>
        </w:rPr>
        <w:t>Scope</w:t>
      </w:r>
      <w:r w:rsidRPr="00087106">
        <w:t>:</w:t>
      </w:r>
      <w:r>
        <w:t xml:space="preserve"> Defines </w:t>
      </w:r>
      <w:r w:rsidR="00B81EEE">
        <w:t>the applicability of a management system</w:t>
      </w:r>
    </w:p>
    <w:p w14:paraId="4CCA8266" w14:textId="7B25A778" w:rsidR="11B99B75" w:rsidRDefault="11B99B75" w:rsidP="2244899A">
      <w:pPr>
        <w:pStyle w:val="ListParagraph"/>
        <w:numPr>
          <w:ilvl w:val="0"/>
          <w:numId w:val="2"/>
        </w:numPr>
        <w:rPr>
          <w:rFonts w:ascii="Calibri" w:eastAsia="Calibri" w:hAnsi="Calibri" w:cs="Calibri"/>
        </w:rPr>
      </w:pPr>
      <w:r w:rsidRPr="00087106">
        <w:rPr>
          <w:b/>
          <w:bCs/>
        </w:rPr>
        <w:t>Legal Entity</w:t>
      </w:r>
      <w:r w:rsidRPr="2244899A">
        <w:t>:</w:t>
      </w:r>
      <w:r w:rsidR="375BE17C" w:rsidRPr="2244899A">
        <w:t xml:space="preserve"> An organization or unit that has legal standing in the eyes of the law, capable of entering contracts, owning assets, and being held liable. Examples include parent companies, subsidiaries, and joint ventures.</w:t>
      </w:r>
    </w:p>
    <w:p w14:paraId="4C0E08FD" w14:textId="6B5DA4A4" w:rsidR="11B99B75" w:rsidRDefault="11B99B75" w:rsidP="2244899A">
      <w:pPr>
        <w:pStyle w:val="ListParagraph"/>
        <w:numPr>
          <w:ilvl w:val="0"/>
          <w:numId w:val="2"/>
        </w:numPr>
        <w:rPr>
          <w:rFonts w:ascii="Calibri" w:eastAsia="Calibri" w:hAnsi="Calibri" w:cs="Calibri"/>
        </w:rPr>
      </w:pPr>
      <w:r w:rsidRPr="00087106">
        <w:rPr>
          <w:b/>
          <w:bCs/>
        </w:rPr>
        <w:t>Process</w:t>
      </w:r>
      <w:r w:rsidRPr="2244899A">
        <w:t>:</w:t>
      </w:r>
      <w:r w:rsidR="39C0C0B1" w:rsidRPr="2244899A">
        <w:t xml:space="preserve"> A series of actions or steps taken to </w:t>
      </w:r>
      <w:r w:rsidR="00586FC7">
        <w:t>transform input int</w:t>
      </w:r>
      <w:r w:rsidR="39C0C0B1" w:rsidRPr="2244899A">
        <w:t xml:space="preserve"> a </w:t>
      </w:r>
      <w:r w:rsidR="00586FC7">
        <w:t>desired result</w:t>
      </w:r>
      <w:r w:rsidR="39C0C0B1" w:rsidRPr="2244899A">
        <w:t xml:space="preserve">. </w:t>
      </w:r>
    </w:p>
    <w:p w14:paraId="07B91A1F" w14:textId="6BA6CCA8" w:rsidR="002D5CCE" w:rsidRPr="00087106" w:rsidRDefault="11B99B75" w:rsidP="00087106">
      <w:pPr>
        <w:pStyle w:val="ListParagraph"/>
        <w:numPr>
          <w:ilvl w:val="0"/>
          <w:numId w:val="2"/>
        </w:numPr>
        <w:rPr>
          <w:rFonts w:ascii="Calibri" w:eastAsia="Calibri" w:hAnsi="Calibri" w:cs="Calibri"/>
        </w:rPr>
      </w:pPr>
      <w:r w:rsidRPr="00087106">
        <w:rPr>
          <w:b/>
          <w:bCs/>
        </w:rPr>
        <w:t>Physical Site</w:t>
      </w:r>
      <w:r w:rsidRPr="2244899A">
        <w:t>:</w:t>
      </w:r>
      <w:r w:rsidR="7F8618A1" w:rsidRPr="2244899A">
        <w:t xml:space="preserve"> A specific geographic location where the organization conducts its operations. Examples include headquarters, branch offices, data centers, and manufacturing facilities.</w:t>
      </w:r>
    </w:p>
    <w:p w14:paraId="5E4A074D" w14:textId="3136FC0F" w:rsidR="002D5CCE" w:rsidRDefault="0FB1C9F2" w:rsidP="004E638D">
      <w:pPr>
        <w:pStyle w:val="Heading1"/>
      </w:pPr>
      <w:bookmarkStart w:id="7" w:name="_Toc174536905"/>
      <w:r w:rsidRPr="1858F072">
        <w:t>RELATED DOCUMENTS</w:t>
      </w:r>
      <w:bookmarkEnd w:id="7"/>
    </w:p>
    <w:p w14:paraId="25708CB7" w14:textId="69D303F9" w:rsidR="00A62B7F" w:rsidRDefault="00A62B7F" w:rsidP="00A62B7F"/>
    <w:p w14:paraId="75A618F5" w14:textId="77777777" w:rsidR="00E9313E" w:rsidRPr="00F07272" w:rsidRDefault="00E9313E" w:rsidP="00E9313E">
      <w:pPr>
        <w:pStyle w:val="HTMLPreformatted"/>
        <w:spacing w:after="60"/>
        <w:ind w:left="567"/>
        <w:rPr>
          <w:rFonts w:asciiTheme="minorHAnsi" w:eastAsiaTheme="minorHAnsi" w:hAnsiTheme="minorHAnsi" w:cstheme="minorBidi"/>
          <w:color w:val="000000" w:themeColor="text1"/>
          <w:sz w:val="24"/>
          <w:szCs w:val="24"/>
          <w:lang w:val="en-US" w:eastAsia="en-US"/>
        </w:rPr>
      </w:pPr>
      <w:r w:rsidRPr="00F07272">
        <w:rPr>
          <w:rFonts w:asciiTheme="minorHAnsi" w:eastAsiaTheme="minorHAnsi" w:hAnsiTheme="minorHAnsi" w:cstheme="minorBidi"/>
          <w:color w:val="000000" w:themeColor="text1"/>
          <w:sz w:val="24"/>
          <w:szCs w:val="24"/>
          <w:lang w:val="en-US" w:eastAsia="en-US"/>
        </w:rPr>
        <w:t>The following documents are related to this policy:</w:t>
      </w:r>
    </w:p>
    <w:p w14:paraId="2479A69C" w14:textId="21E0E6D4" w:rsidR="004E638D" w:rsidRPr="005C7340" w:rsidRDefault="005C7340" w:rsidP="005C7340">
      <w:pPr>
        <w:pStyle w:val="HTMLPreformatted"/>
        <w:numPr>
          <w:ilvl w:val="0"/>
          <w:numId w:val="35"/>
        </w:numPr>
        <w:spacing w:after="60"/>
        <w:rPr>
          <w:rFonts w:asciiTheme="minorHAnsi" w:eastAsiaTheme="minorHAnsi" w:hAnsiTheme="minorHAnsi" w:cstheme="minorBidi"/>
          <w:color w:val="000000" w:themeColor="text1"/>
          <w:sz w:val="24"/>
          <w:szCs w:val="24"/>
          <w:lang w:val="en-US" w:eastAsia="en-US"/>
        </w:rPr>
      </w:pPr>
      <w:r w:rsidRPr="00F07272">
        <w:rPr>
          <w:rFonts w:asciiTheme="minorHAnsi" w:eastAsiaTheme="minorHAnsi" w:hAnsiTheme="minorHAnsi" w:cstheme="minorBidi"/>
          <w:color w:val="000000" w:themeColor="text1"/>
          <w:sz w:val="24"/>
          <w:szCs w:val="24"/>
          <w:lang w:val="en-US" w:eastAsia="en-US"/>
        </w:rPr>
        <w:t>I</w:t>
      </w:r>
      <w:r>
        <w:rPr>
          <w:rFonts w:asciiTheme="minorHAnsi" w:eastAsiaTheme="minorHAnsi" w:hAnsiTheme="minorHAnsi" w:cstheme="minorBidi"/>
          <w:color w:val="000000" w:themeColor="text1"/>
          <w:sz w:val="24"/>
          <w:szCs w:val="24"/>
          <w:lang w:val="en-US" w:eastAsia="en-US"/>
        </w:rPr>
        <w:t>nformation Security</w:t>
      </w:r>
      <w:r w:rsidRPr="00F07272">
        <w:rPr>
          <w:rFonts w:asciiTheme="minorHAnsi" w:eastAsiaTheme="minorHAnsi" w:hAnsiTheme="minorHAnsi" w:cstheme="minorBidi"/>
          <w:color w:val="000000" w:themeColor="text1"/>
          <w:sz w:val="24"/>
          <w:szCs w:val="24"/>
          <w:lang w:val="en-US" w:eastAsia="en-US"/>
        </w:rPr>
        <w:t xml:space="preserve"> Policy</w:t>
      </w:r>
    </w:p>
    <w:p w14:paraId="00DDD5D9" w14:textId="77777777" w:rsidR="00E9313E" w:rsidRDefault="00E9313E" w:rsidP="004E638D"/>
    <w:p w14:paraId="22B23563" w14:textId="5351B430" w:rsidR="004E638D" w:rsidRDefault="0FB1C9F2" w:rsidP="004E638D">
      <w:pPr>
        <w:pStyle w:val="Heading1"/>
      </w:pPr>
      <w:bookmarkStart w:id="8" w:name="_Toc174536906"/>
      <w:r w:rsidRPr="1858F072">
        <w:t>SCOPE OF THE ISMS</w:t>
      </w:r>
      <w:bookmarkEnd w:id="8"/>
    </w:p>
    <w:p w14:paraId="5DF5965A" w14:textId="3175CEDB" w:rsidR="2244899A" w:rsidRDefault="2244899A" w:rsidP="2244899A"/>
    <w:p w14:paraId="395867EA" w14:textId="4F4F4C0F" w:rsidR="2244899A" w:rsidRDefault="00586FC7" w:rsidP="00A64299">
      <w:pPr>
        <w:rPr>
          <w:rFonts w:ascii="Calibri" w:eastAsia="Calibri" w:hAnsi="Calibri" w:cs="Calibri"/>
        </w:rPr>
      </w:pPr>
      <w:ins w:id="9" w:author="Aron Lange" w:date="2024-08-13T11:25:00Z">
        <w:r w:rsidRPr="006A05A7">
          <w:rPr>
            <w:rFonts w:ascii="Calibri" w:eastAsia="Calibri" w:hAnsi="Calibri" w:cs="Calibri"/>
            <w:highlight w:val="yellow"/>
          </w:rPr>
          <w:t>[</w:t>
        </w:r>
      </w:ins>
      <w:r w:rsidR="00920D17">
        <w:rPr>
          <w:rFonts w:ascii="Calibri" w:eastAsia="Calibri" w:hAnsi="Calibri" w:cs="Calibri"/>
          <w:highlight w:val="yellow"/>
        </w:rPr>
        <w:t>Organization Name</w:t>
      </w:r>
      <w:r w:rsidR="4AFC93FD" w:rsidRPr="006A05A7">
        <w:rPr>
          <w:rFonts w:ascii="Calibri" w:eastAsia="Calibri" w:hAnsi="Calibri" w:cs="Calibri"/>
          <w:highlight w:val="yellow"/>
        </w:rPr>
        <w:t>],</w:t>
      </w:r>
      <w:r w:rsidR="4AFC93FD" w:rsidRPr="006A05A7">
        <w:rPr>
          <w:rFonts w:ascii="Calibri" w:eastAsia="Calibri" w:hAnsi="Calibri" w:cs="Calibri"/>
        </w:rPr>
        <w:t xml:space="preserve"> established in </w:t>
      </w:r>
      <w:r w:rsidR="4AFC93FD" w:rsidRPr="006A05A7">
        <w:rPr>
          <w:rFonts w:ascii="Calibri" w:eastAsia="Calibri" w:hAnsi="Calibri" w:cs="Calibri"/>
          <w:highlight w:val="yellow"/>
        </w:rPr>
        <w:t>[year of establishment]</w:t>
      </w:r>
      <w:r w:rsidR="4AFC93FD" w:rsidRPr="006A05A7">
        <w:rPr>
          <w:rFonts w:ascii="Calibri" w:eastAsia="Calibri" w:hAnsi="Calibri" w:cs="Calibri"/>
        </w:rPr>
        <w:t xml:space="preserve">, is a </w:t>
      </w:r>
      <w:r w:rsidR="4AFC93FD" w:rsidRPr="006A05A7">
        <w:rPr>
          <w:rFonts w:ascii="Calibri" w:eastAsia="Calibri" w:hAnsi="Calibri" w:cs="Calibri"/>
          <w:highlight w:val="yellow"/>
        </w:rPr>
        <w:t>[type of company, e.g., "global technology enterprise"]</w:t>
      </w:r>
      <w:r w:rsidR="4AFC93FD" w:rsidRPr="006A05A7">
        <w:rPr>
          <w:rFonts w:ascii="Calibri" w:eastAsia="Calibri" w:hAnsi="Calibri" w:cs="Calibri"/>
        </w:rPr>
        <w:t xml:space="preserve"> specializing in </w:t>
      </w:r>
      <w:r w:rsidR="4AFC93FD" w:rsidRPr="006A05A7">
        <w:rPr>
          <w:rFonts w:ascii="Calibri" w:eastAsia="Calibri" w:hAnsi="Calibri" w:cs="Calibri"/>
          <w:highlight w:val="yellow"/>
        </w:rPr>
        <w:t>[primary business activities, e.g., "software development and IT consulting services"]</w:t>
      </w:r>
      <w:r w:rsidR="4AFC93FD" w:rsidRPr="006A05A7">
        <w:rPr>
          <w:rFonts w:ascii="Calibri" w:eastAsia="Calibri" w:hAnsi="Calibri" w:cs="Calibri"/>
        </w:rPr>
        <w:t>. The company operates in [</w:t>
      </w:r>
      <w:r w:rsidR="4AFC93FD" w:rsidRPr="006A05A7">
        <w:rPr>
          <w:rFonts w:ascii="Calibri" w:eastAsia="Calibri" w:hAnsi="Calibri" w:cs="Calibri"/>
          <w:highlight w:val="yellow"/>
        </w:rPr>
        <w:t>geographical locations, e.g., "North America, Europe, and Asia"]</w:t>
      </w:r>
      <w:r w:rsidR="4AFC93FD" w:rsidRPr="006A05A7">
        <w:rPr>
          <w:rFonts w:ascii="Calibri" w:eastAsia="Calibri" w:hAnsi="Calibri" w:cs="Calibri"/>
        </w:rPr>
        <w:t xml:space="preserve"> and serves clients across various sectors, including [</w:t>
      </w:r>
      <w:r w:rsidR="4AFC93FD" w:rsidRPr="006A05A7">
        <w:rPr>
          <w:rFonts w:ascii="Calibri" w:eastAsia="Calibri" w:hAnsi="Calibri" w:cs="Calibri"/>
          <w:highlight w:val="yellow"/>
        </w:rPr>
        <w:t>list of industries, e.g., "finance, healthcare, and retail"].</w:t>
      </w:r>
      <w:r w:rsidR="4AFC93FD" w:rsidRPr="006A05A7">
        <w:rPr>
          <w:rFonts w:ascii="Calibri" w:eastAsia="Calibri" w:hAnsi="Calibri" w:cs="Calibri"/>
        </w:rPr>
        <w:t xml:space="preserve"> </w:t>
      </w:r>
      <w:r w:rsidR="4AFC93FD" w:rsidRPr="006A05A7">
        <w:rPr>
          <w:rFonts w:ascii="Calibri" w:eastAsia="Calibri" w:hAnsi="Calibri" w:cs="Calibri"/>
          <w:highlight w:val="yellow"/>
        </w:rPr>
        <w:t>[Your Company Name]</w:t>
      </w:r>
      <w:r w:rsidR="4AFC93FD" w:rsidRPr="006A05A7">
        <w:rPr>
          <w:rFonts w:ascii="Calibri" w:eastAsia="Calibri" w:hAnsi="Calibri" w:cs="Calibri"/>
        </w:rPr>
        <w:t xml:space="preserve"> offers a portfolio of services and products such as </w:t>
      </w:r>
      <w:r w:rsidR="4AFC93FD" w:rsidRPr="006A05A7">
        <w:rPr>
          <w:rFonts w:ascii="Calibri" w:eastAsia="Calibri" w:hAnsi="Calibri" w:cs="Calibri"/>
          <w:highlight w:val="yellow"/>
        </w:rPr>
        <w:t>[list of core services or products, e.g., "custom software solutions, cloud services, and cybersecurity consulting"].</w:t>
      </w:r>
    </w:p>
    <w:p w14:paraId="4FD7B343" w14:textId="77777777" w:rsidR="00A64299" w:rsidRDefault="00A64299" w:rsidP="00A64299">
      <w:pPr>
        <w:rPr>
          <w:rFonts w:ascii="Calibri" w:eastAsia="Calibri" w:hAnsi="Calibri" w:cs="Calibri"/>
        </w:rPr>
      </w:pPr>
    </w:p>
    <w:p w14:paraId="414DBA26" w14:textId="5810D872" w:rsidR="00AF617E" w:rsidRPr="00AF617E" w:rsidRDefault="00AF617E" w:rsidP="00AF617E">
      <w:pPr>
        <w:rPr>
          <w:rFonts w:ascii="Calibri" w:eastAsia="Calibri" w:hAnsi="Calibri" w:cs="Calibri"/>
          <w:lang w:val="en-GB"/>
        </w:rPr>
      </w:pPr>
      <w:r w:rsidRPr="00AF617E">
        <w:rPr>
          <w:rFonts w:ascii="Calibri" w:eastAsia="Calibri" w:hAnsi="Calibri" w:cs="Calibri"/>
          <w:lang w:val="en-GB"/>
        </w:rPr>
        <w:t xml:space="preserve">The scope of the Information Security Management System (ISMS) for </w:t>
      </w:r>
      <w:r w:rsidRPr="00AF617E">
        <w:rPr>
          <w:rFonts w:ascii="Calibri" w:eastAsia="Calibri" w:hAnsi="Calibri" w:cs="Calibri"/>
          <w:highlight w:val="yellow"/>
          <w:lang w:val="en-GB"/>
        </w:rPr>
        <w:t>[Organization Name]</w:t>
      </w:r>
      <w:r w:rsidRPr="00AF617E">
        <w:rPr>
          <w:rFonts w:ascii="Calibri" w:eastAsia="Calibri" w:hAnsi="Calibri" w:cs="Calibri"/>
          <w:lang w:val="en-GB"/>
        </w:rPr>
        <w:t xml:space="preserve"> encompasses the following </w:t>
      </w:r>
      <w:r>
        <w:rPr>
          <w:rFonts w:ascii="Calibri" w:eastAsia="Calibri" w:hAnsi="Calibri" w:cs="Calibri"/>
          <w:lang w:val="en-GB"/>
        </w:rPr>
        <w:t>domains</w:t>
      </w:r>
      <w:r w:rsidRPr="00AF617E">
        <w:rPr>
          <w:rFonts w:ascii="Calibri" w:eastAsia="Calibri" w:hAnsi="Calibri" w:cs="Calibri"/>
          <w:lang w:val="en-GB"/>
        </w:rPr>
        <w:t>:</w:t>
      </w:r>
    </w:p>
    <w:p w14:paraId="5DEB2C2E" w14:textId="77777777" w:rsidR="00AF617E" w:rsidRPr="00AF617E" w:rsidRDefault="00AF617E" w:rsidP="00AF617E">
      <w:pPr>
        <w:rPr>
          <w:rFonts w:ascii="Calibri" w:eastAsia="Calibri" w:hAnsi="Calibri" w:cs="Calibri"/>
          <w:lang w:val="en-GB"/>
        </w:rPr>
      </w:pPr>
    </w:p>
    <w:p w14:paraId="220ABB87" w14:textId="57404C59" w:rsidR="00AF617E" w:rsidRPr="00AF617E" w:rsidRDefault="00AF617E" w:rsidP="00AF617E">
      <w:pPr>
        <w:pStyle w:val="ListParagraph"/>
        <w:numPr>
          <w:ilvl w:val="0"/>
          <w:numId w:val="32"/>
        </w:numPr>
        <w:rPr>
          <w:rFonts w:ascii="Calibri" w:eastAsia="Calibri" w:hAnsi="Calibri" w:cs="Calibri"/>
          <w:lang w:val="en-GB"/>
        </w:rPr>
      </w:pPr>
      <w:r w:rsidRPr="00AF617E">
        <w:rPr>
          <w:rFonts w:ascii="Calibri" w:eastAsia="Calibri" w:hAnsi="Calibri" w:cs="Calibri"/>
          <w:b/>
          <w:bCs/>
          <w:lang w:val="en-GB"/>
        </w:rPr>
        <w:t>Organizational Scope:</w:t>
      </w:r>
      <w:r w:rsidRPr="00AF617E">
        <w:rPr>
          <w:rFonts w:ascii="Calibri" w:eastAsia="Calibri" w:hAnsi="Calibri" w:cs="Calibri"/>
          <w:lang w:val="en-GB"/>
        </w:rPr>
        <w:t xml:space="preserve"> This includes all relevant legal entities, departments, divisions, and processes that are critical to the management and protection of information assets within the organization.</w:t>
      </w:r>
    </w:p>
    <w:p w14:paraId="10C8E337" w14:textId="41527802" w:rsidR="00AF617E" w:rsidRPr="00AF617E" w:rsidRDefault="00AF617E" w:rsidP="00AF617E">
      <w:pPr>
        <w:pStyle w:val="ListParagraph"/>
        <w:numPr>
          <w:ilvl w:val="0"/>
          <w:numId w:val="32"/>
        </w:numPr>
        <w:rPr>
          <w:rFonts w:ascii="Calibri" w:eastAsia="Calibri" w:hAnsi="Calibri" w:cs="Calibri"/>
          <w:lang w:val="en-GB"/>
        </w:rPr>
      </w:pPr>
      <w:r w:rsidRPr="00AF617E">
        <w:rPr>
          <w:rFonts w:ascii="Calibri" w:eastAsia="Calibri" w:hAnsi="Calibri" w:cs="Calibri"/>
          <w:b/>
          <w:bCs/>
          <w:lang w:val="en-GB"/>
        </w:rPr>
        <w:t>Physical Scope:</w:t>
      </w:r>
      <w:r w:rsidRPr="00AF617E">
        <w:rPr>
          <w:rFonts w:ascii="Calibri" w:eastAsia="Calibri" w:hAnsi="Calibri" w:cs="Calibri"/>
          <w:lang w:val="en-GB"/>
        </w:rPr>
        <w:t xml:space="preserve"> This covers all sites, facilities, and physical locations where information assets are stored, processed, or transmitted, including any associated physical security controls.</w:t>
      </w:r>
    </w:p>
    <w:p w14:paraId="6832363E" w14:textId="629BE552" w:rsidR="00AF617E" w:rsidRPr="00AF617E" w:rsidRDefault="00AF617E" w:rsidP="00AF617E">
      <w:pPr>
        <w:pStyle w:val="ListParagraph"/>
        <w:numPr>
          <w:ilvl w:val="0"/>
          <w:numId w:val="32"/>
        </w:numPr>
        <w:rPr>
          <w:rFonts w:ascii="Calibri" w:eastAsia="Calibri" w:hAnsi="Calibri" w:cs="Calibri"/>
        </w:rPr>
      </w:pPr>
      <w:r w:rsidRPr="00AF617E">
        <w:rPr>
          <w:rFonts w:ascii="Calibri" w:eastAsia="Calibri" w:hAnsi="Calibri" w:cs="Calibri"/>
          <w:b/>
          <w:bCs/>
          <w:lang w:val="en-GB"/>
        </w:rPr>
        <w:t>ICT Scope:</w:t>
      </w:r>
      <w:r w:rsidRPr="00AF617E">
        <w:rPr>
          <w:rFonts w:ascii="Calibri" w:eastAsia="Calibri" w:hAnsi="Calibri" w:cs="Calibri"/>
          <w:lang w:val="en-GB"/>
        </w:rPr>
        <w:t xml:space="preserve"> This includes all information and communication technology (ICT) platforms, systems, networks, and related infrastructure that support the processing, storage, and transmission of information within the organization.</w:t>
      </w:r>
    </w:p>
    <w:p w14:paraId="5A99218C" w14:textId="1E4BB437" w:rsidR="00AF617E" w:rsidRDefault="00AF617E">
      <w:pPr>
        <w:ind w:left="0"/>
        <w:jc w:val="left"/>
        <w:rPr>
          <w:rFonts w:ascii="Calibri" w:eastAsia="Calibri" w:hAnsi="Calibri" w:cs="Calibri"/>
        </w:rPr>
      </w:pPr>
      <w:r>
        <w:rPr>
          <w:rFonts w:ascii="Calibri" w:eastAsia="Calibri" w:hAnsi="Calibri" w:cs="Calibri"/>
        </w:rPr>
        <w:br w:type="page"/>
      </w:r>
    </w:p>
    <w:p w14:paraId="7536AA27" w14:textId="77777777" w:rsidR="00AF617E" w:rsidRPr="00A64299" w:rsidRDefault="00AF617E" w:rsidP="00A64299">
      <w:pPr>
        <w:rPr>
          <w:rFonts w:ascii="Calibri" w:eastAsia="Calibri" w:hAnsi="Calibri" w:cs="Calibri"/>
        </w:rPr>
      </w:pPr>
    </w:p>
    <w:p w14:paraId="771EB82D" w14:textId="004CE2D5" w:rsidR="004E638D" w:rsidRDefault="0FB1C9F2" w:rsidP="004E638D">
      <w:pPr>
        <w:pStyle w:val="Heading2"/>
      </w:pPr>
      <w:bookmarkStart w:id="10" w:name="_Toc174536907"/>
      <w:r w:rsidRPr="1858F072">
        <w:t>O</w:t>
      </w:r>
      <w:r w:rsidR="2415FF5A" w:rsidRPr="1858F072">
        <w:t>rganizational Scope</w:t>
      </w:r>
      <w:bookmarkEnd w:id="10"/>
    </w:p>
    <w:p w14:paraId="6A4E0323" w14:textId="18F6FFFA" w:rsidR="2244899A" w:rsidRDefault="2244899A" w:rsidP="2244899A"/>
    <w:p w14:paraId="5C0184FC" w14:textId="6251B274" w:rsidR="00616088" w:rsidRDefault="4FA13FF9" w:rsidP="00616088">
      <w:pPr>
        <w:rPr>
          <w:b/>
          <w:bCs/>
        </w:rPr>
      </w:pPr>
      <w:r w:rsidRPr="2244899A">
        <w:rPr>
          <w:b/>
          <w:bCs/>
        </w:rPr>
        <w:t xml:space="preserve">Legal </w:t>
      </w:r>
      <w:r w:rsidR="006778B0">
        <w:rPr>
          <w:b/>
          <w:bCs/>
        </w:rPr>
        <w:t>E</w:t>
      </w:r>
      <w:r w:rsidRPr="2244899A">
        <w:rPr>
          <w:b/>
          <w:bCs/>
        </w:rPr>
        <w:t>ntities</w:t>
      </w:r>
    </w:p>
    <w:p w14:paraId="1ABEE0F3" w14:textId="77777777" w:rsidR="00506708" w:rsidRDefault="00506708" w:rsidP="00506708">
      <w:r w:rsidRPr="006778B0">
        <w:rPr>
          <w:lang w:val="en-GB"/>
        </w:rPr>
        <w:t>The ISMS applies to the following legal entities within the organization:</w:t>
      </w:r>
      <w:r>
        <w:t xml:space="preserve"> </w:t>
      </w:r>
    </w:p>
    <w:p w14:paraId="7146DB6C" w14:textId="77777777" w:rsidR="00AF617E" w:rsidRDefault="00AF617E" w:rsidP="00506708"/>
    <w:p w14:paraId="42027E4A" w14:textId="4977BCA2" w:rsidR="00506708" w:rsidRPr="00AF617E" w:rsidRDefault="00AF617E" w:rsidP="00AF617E">
      <w:pPr>
        <w:rPr>
          <w:rFonts w:ascii="Calibri" w:eastAsia="Calibri" w:hAnsi="Calibri" w:cs="Calibri"/>
        </w:rPr>
      </w:pPr>
      <w:r w:rsidRPr="00506708">
        <w:rPr>
          <w:rFonts w:ascii="Calibri" w:eastAsia="Calibri" w:hAnsi="Calibri" w:cs="Calibri"/>
          <w:highlight w:val="lightGray"/>
        </w:rPr>
        <w:t xml:space="preserve">Please select add and describe the relevant </w:t>
      </w:r>
      <w:r>
        <w:rPr>
          <w:rFonts w:ascii="Calibri" w:eastAsia="Calibri" w:hAnsi="Calibri" w:cs="Calibri"/>
          <w:highlight w:val="lightGray"/>
        </w:rPr>
        <w:t>legal entities</w:t>
      </w:r>
      <w:r w:rsidRPr="00506708">
        <w:rPr>
          <w:rFonts w:ascii="Calibri" w:eastAsia="Calibri" w:hAnsi="Calibri" w:cs="Calibri"/>
          <w:highlight w:val="lightGray"/>
        </w:rPr>
        <w:t xml:space="preserve"> within your ISMS</w:t>
      </w:r>
      <w:r>
        <w:rPr>
          <w:rFonts w:ascii="Calibri" w:eastAsia="Calibri" w:hAnsi="Calibri" w:cs="Calibri"/>
          <w:highlight w:val="lightGray"/>
        </w:rPr>
        <w:t>.</w:t>
      </w:r>
    </w:p>
    <w:p w14:paraId="7C124877" w14:textId="514D8C02" w:rsidR="1516C598" w:rsidRPr="006778B0" w:rsidRDefault="1516C598" w:rsidP="006778B0">
      <w:pPr>
        <w:ind w:left="0"/>
        <w:rPr>
          <w:rFonts w:ascii="Calibri" w:eastAsia="Calibri" w:hAnsi="Calibri" w:cs="Calibri"/>
          <w:b/>
          <w:bCs/>
          <w:i/>
          <w:iCs/>
        </w:rPr>
      </w:pPr>
    </w:p>
    <w:tbl>
      <w:tblPr>
        <w:tblStyle w:val="TableGrid"/>
        <w:tblW w:w="9333" w:type="dxa"/>
        <w:tblInd w:w="562" w:type="dxa"/>
        <w:tblLayout w:type="fixed"/>
        <w:tblLook w:val="06A0" w:firstRow="1" w:lastRow="0" w:firstColumn="1" w:lastColumn="0" w:noHBand="1" w:noVBand="1"/>
      </w:tblPr>
      <w:tblGrid>
        <w:gridCol w:w="2877"/>
        <w:gridCol w:w="2152"/>
        <w:gridCol w:w="2152"/>
        <w:gridCol w:w="2152"/>
      </w:tblGrid>
      <w:tr w:rsidR="27D8CE7E" w14:paraId="6B403B39" w14:textId="77777777" w:rsidTr="006778B0">
        <w:trPr>
          <w:trHeight w:val="480"/>
        </w:trPr>
        <w:tc>
          <w:tcPr>
            <w:tcW w:w="2877" w:type="dxa"/>
            <w:shd w:val="clear" w:color="auto" w:fill="F2F2F2" w:themeFill="background1" w:themeFillShade="F2"/>
            <w:vAlign w:val="center"/>
          </w:tcPr>
          <w:p w14:paraId="64183025" w14:textId="02F62A8B" w:rsidR="63F0827A" w:rsidRDefault="63F0827A" w:rsidP="006778B0">
            <w:pPr>
              <w:jc w:val="left"/>
              <w:rPr>
                <w:rFonts w:ascii="Calibri" w:eastAsia="Calibri" w:hAnsi="Calibri" w:cs="Calibri"/>
                <w:b/>
                <w:bCs/>
              </w:rPr>
            </w:pPr>
            <w:r w:rsidRPr="27D8CE7E">
              <w:rPr>
                <w:rFonts w:ascii="Calibri" w:eastAsia="Calibri" w:hAnsi="Calibri" w:cs="Calibri"/>
                <w:b/>
                <w:bCs/>
              </w:rPr>
              <w:t>Name</w:t>
            </w:r>
          </w:p>
        </w:tc>
        <w:tc>
          <w:tcPr>
            <w:tcW w:w="2152" w:type="dxa"/>
            <w:shd w:val="clear" w:color="auto" w:fill="F2F2F2" w:themeFill="background1" w:themeFillShade="F2"/>
            <w:vAlign w:val="center"/>
          </w:tcPr>
          <w:p w14:paraId="49D0BAF6" w14:textId="21D51795" w:rsidR="63F0827A" w:rsidRDefault="63F0827A" w:rsidP="006778B0">
            <w:pPr>
              <w:jc w:val="left"/>
              <w:rPr>
                <w:rFonts w:ascii="Calibri" w:eastAsia="Calibri" w:hAnsi="Calibri" w:cs="Calibri"/>
                <w:b/>
                <w:bCs/>
              </w:rPr>
            </w:pPr>
            <w:r w:rsidRPr="27D8CE7E">
              <w:rPr>
                <w:rFonts w:ascii="Calibri" w:eastAsia="Calibri" w:hAnsi="Calibri" w:cs="Calibri"/>
                <w:b/>
                <w:bCs/>
              </w:rPr>
              <w:t>Ad</w:t>
            </w:r>
            <w:r w:rsidR="006778B0">
              <w:rPr>
                <w:rFonts w:ascii="Calibri" w:eastAsia="Calibri" w:hAnsi="Calibri" w:cs="Calibri"/>
                <w:b/>
                <w:bCs/>
              </w:rPr>
              <w:t>d</w:t>
            </w:r>
            <w:r w:rsidRPr="27D8CE7E">
              <w:rPr>
                <w:rFonts w:ascii="Calibri" w:eastAsia="Calibri" w:hAnsi="Calibri" w:cs="Calibri"/>
                <w:b/>
                <w:bCs/>
              </w:rPr>
              <w:t>ress</w:t>
            </w:r>
          </w:p>
        </w:tc>
        <w:tc>
          <w:tcPr>
            <w:tcW w:w="2152" w:type="dxa"/>
            <w:shd w:val="clear" w:color="auto" w:fill="F2F2F2" w:themeFill="background1" w:themeFillShade="F2"/>
            <w:vAlign w:val="center"/>
          </w:tcPr>
          <w:p w14:paraId="762B301D" w14:textId="11CFA665" w:rsidR="63F0827A" w:rsidRDefault="000F5BE4" w:rsidP="006778B0">
            <w:pPr>
              <w:jc w:val="left"/>
              <w:rPr>
                <w:rFonts w:ascii="Calibri" w:eastAsia="Calibri" w:hAnsi="Calibri" w:cs="Calibri"/>
                <w:b/>
                <w:bCs/>
              </w:rPr>
            </w:pPr>
            <w:r>
              <w:rPr>
                <w:rFonts w:ascii="Calibri" w:eastAsia="Calibri" w:hAnsi="Calibri" w:cs="Calibri"/>
                <w:b/>
                <w:bCs/>
              </w:rPr>
              <w:t>Category</w:t>
            </w:r>
          </w:p>
        </w:tc>
        <w:tc>
          <w:tcPr>
            <w:tcW w:w="2152" w:type="dxa"/>
            <w:shd w:val="clear" w:color="auto" w:fill="F2F2F2" w:themeFill="background1" w:themeFillShade="F2"/>
            <w:vAlign w:val="center"/>
          </w:tcPr>
          <w:p w14:paraId="2D182302" w14:textId="7D55A79A" w:rsidR="63F0827A" w:rsidRDefault="63F0827A" w:rsidP="006778B0">
            <w:pPr>
              <w:jc w:val="left"/>
              <w:rPr>
                <w:rFonts w:ascii="Calibri" w:eastAsia="Calibri" w:hAnsi="Calibri" w:cs="Calibri"/>
                <w:b/>
                <w:bCs/>
              </w:rPr>
            </w:pPr>
            <w:r w:rsidRPr="27D8CE7E">
              <w:rPr>
                <w:rFonts w:ascii="Calibri" w:eastAsia="Calibri" w:hAnsi="Calibri" w:cs="Calibri"/>
                <w:b/>
                <w:bCs/>
              </w:rPr>
              <w:t>Note</w:t>
            </w:r>
          </w:p>
        </w:tc>
      </w:tr>
      <w:tr w:rsidR="27D8CE7E" w14:paraId="2C66656C" w14:textId="77777777" w:rsidTr="006778B0">
        <w:trPr>
          <w:trHeight w:val="300"/>
        </w:trPr>
        <w:tc>
          <w:tcPr>
            <w:tcW w:w="2877" w:type="dxa"/>
          </w:tcPr>
          <w:p w14:paraId="68ECF267" w14:textId="6D0E0386" w:rsidR="63F0827A" w:rsidRDefault="00A92E63" w:rsidP="006778B0">
            <w:pPr>
              <w:ind w:left="0"/>
              <w:jc w:val="left"/>
              <w:rPr>
                <w:rFonts w:ascii="Calibri" w:eastAsia="Calibri" w:hAnsi="Calibri" w:cs="Calibri"/>
                <w:i/>
                <w:iCs/>
                <w:highlight w:val="yellow"/>
              </w:rPr>
            </w:pPr>
            <w:r>
              <w:rPr>
                <w:rFonts w:ascii="Calibri" w:eastAsia="Calibri" w:hAnsi="Calibri" w:cs="Calibri"/>
                <w:i/>
                <w:iCs/>
                <w:highlight w:val="yellow"/>
              </w:rPr>
              <w:t>&lt;COMPANY NAME&gt;</w:t>
            </w:r>
          </w:p>
        </w:tc>
        <w:tc>
          <w:tcPr>
            <w:tcW w:w="2152" w:type="dxa"/>
          </w:tcPr>
          <w:p w14:paraId="5C4E0433" w14:textId="15BE3DA6" w:rsidR="63F0827A" w:rsidRDefault="00A92E63" w:rsidP="006778B0">
            <w:pPr>
              <w:ind w:left="0"/>
              <w:jc w:val="left"/>
              <w:rPr>
                <w:rFonts w:ascii="Calibri" w:eastAsia="Calibri" w:hAnsi="Calibri" w:cs="Calibri"/>
                <w:i/>
                <w:iCs/>
                <w:highlight w:val="yellow"/>
              </w:rPr>
            </w:pPr>
            <w:r>
              <w:rPr>
                <w:rFonts w:ascii="Calibri" w:eastAsia="Calibri" w:hAnsi="Calibri" w:cs="Calibri"/>
                <w:i/>
                <w:iCs/>
                <w:highlight w:val="yellow"/>
              </w:rPr>
              <w:t>&lt;ADDRESS&gt;</w:t>
            </w:r>
          </w:p>
        </w:tc>
        <w:tc>
          <w:tcPr>
            <w:tcW w:w="2152" w:type="dxa"/>
          </w:tcPr>
          <w:p w14:paraId="050B1364" w14:textId="383AE72B" w:rsidR="63F0827A" w:rsidRDefault="63F0827A" w:rsidP="006778B0">
            <w:pPr>
              <w:ind w:left="0"/>
              <w:jc w:val="left"/>
              <w:rPr>
                <w:rFonts w:ascii="Calibri" w:eastAsia="Calibri" w:hAnsi="Calibri" w:cs="Calibri"/>
                <w:i/>
                <w:iCs/>
                <w:highlight w:val="yellow"/>
              </w:rPr>
            </w:pPr>
            <w:r w:rsidRPr="27D8CE7E">
              <w:rPr>
                <w:rFonts w:ascii="Calibri" w:eastAsia="Calibri" w:hAnsi="Calibri" w:cs="Calibri"/>
                <w:i/>
                <w:iCs/>
                <w:highlight w:val="yellow"/>
              </w:rPr>
              <w:t>Parent Company/</w:t>
            </w:r>
            <w:proofErr w:type="spellStart"/>
            <w:r w:rsidRPr="27D8CE7E">
              <w:rPr>
                <w:rFonts w:ascii="Calibri" w:eastAsia="Calibri" w:hAnsi="Calibri" w:cs="Calibri"/>
                <w:i/>
                <w:iCs/>
                <w:highlight w:val="yellow"/>
              </w:rPr>
              <w:t>Subsidary</w:t>
            </w:r>
            <w:proofErr w:type="spellEnd"/>
            <w:r w:rsidRPr="27D8CE7E">
              <w:rPr>
                <w:rFonts w:ascii="Calibri" w:eastAsia="Calibri" w:hAnsi="Calibri" w:cs="Calibri"/>
                <w:i/>
                <w:iCs/>
                <w:highlight w:val="yellow"/>
              </w:rPr>
              <w:t xml:space="preserve">/Branch Office/Joint Ventures/Franchise/Daughter Company.... </w:t>
            </w:r>
          </w:p>
        </w:tc>
        <w:tc>
          <w:tcPr>
            <w:tcW w:w="2152" w:type="dxa"/>
          </w:tcPr>
          <w:p w14:paraId="0BC4CDA5" w14:textId="748BFB6D" w:rsidR="63F0827A" w:rsidRDefault="006A4705" w:rsidP="006778B0">
            <w:pPr>
              <w:ind w:left="0"/>
              <w:jc w:val="left"/>
              <w:rPr>
                <w:rFonts w:ascii="Calibri" w:eastAsia="Calibri" w:hAnsi="Calibri" w:cs="Calibri"/>
                <w:i/>
                <w:iCs/>
                <w:highlight w:val="yellow"/>
              </w:rPr>
            </w:pPr>
            <w:r>
              <w:rPr>
                <w:rFonts w:ascii="Calibri" w:eastAsia="Calibri" w:hAnsi="Calibri" w:cs="Calibri"/>
                <w:i/>
                <w:iCs/>
                <w:highlight w:val="yellow"/>
              </w:rPr>
              <w:t>&lt;COMMENT&gt;</w:t>
            </w:r>
            <w:r w:rsidR="63F0827A" w:rsidRPr="27D8CE7E">
              <w:rPr>
                <w:rFonts w:ascii="Calibri" w:eastAsia="Calibri" w:hAnsi="Calibri" w:cs="Calibri"/>
                <w:i/>
                <w:iCs/>
                <w:highlight w:val="yellow"/>
              </w:rPr>
              <w:t xml:space="preserve"> </w:t>
            </w:r>
          </w:p>
        </w:tc>
      </w:tr>
      <w:tr w:rsidR="27D8CE7E" w14:paraId="5AB27E3B" w14:textId="77777777" w:rsidTr="006778B0">
        <w:trPr>
          <w:trHeight w:val="300"/>
        </w:trPr>
        <w:tc>
          <w:tcPr>
            <w:tcW w:w="2877" w:type="dxa"/>
          </w:tcPr>
          <w:p w14:paraId="7F0461E3" w14:textId="4813C866" w:rsidR="63F0827A" w:rsidRDefault="00A843D0" w:rsidP="00FE1DF4">
            <w:pPr>
              <w:jc w:val="left"/>
              <w:rPr>
                <w:rFonts w:ascii="Calibri" w:eastAsia="Calibri" w:hAnsi="Calibri" w:cs="Calibri"/>
                <w:highlight w:val="yellow"/>
              </w:rPr>
            </w:pPr>
            <w:proofErr w:type="spellStart"/>
            <w:r>
              <w:rPr>
                <w:rFonts w:ascii="Calibri" w:eastAsia="Calibri" w:hAnsi="Calibri" w:cs="Calibri"/>
                <w:highlight w:val="yellow"/>
              </w:rPr>
              <w:t>Kertos</w:t>
            </w:r>
            <w:proofErr w:type="spellEnd"/>
            <w:r>
              <w:rPr>
                <w:rFonts w:ascii="Calibri" w:eastAsia="Calibri" w:hAnsi="Calibri" w:cs="Calibri"/>
                <w:highlight w:val="yellow"/>
              </w:rPr>
              <w:t xml:space="preserve"> GmbH</w:t>
            </w:r>
          </w:p>
        </w:tc>
        <w:tc>
          <w:tcPr>
            <w:tcW w:w="2152" w:type="dxa"/>
          </w:tcPr>
          <w:p w14:paraId="5EB59A55" w14:textId="573FF975" w:rsidR="63F0827A" w:rsidRDefault="00FE1DF4" w:rsidP="00FE1DF4">
            <w:pPr>
              <w:jc w:val="left"/>
              <w:rPr>
                <w:rFonts w:ascii="Calibri" w:eastAsia="Calibri" w:hAnsi="Calibri" w:cs="Calibri"/>
                <w:highlight w:val="yellow"/>
              </w:rPr>
            </w:pPr>
            <w:proofErr w:type="spellStart"/>
            <w:r>
              <w:rPr>
                <w:rFonts w:ascii="Calibri" w:eastAsia="Calibri" w:hAnsi="Calibri" w:cs="Calibri"/>
                <w:highlight w:val="yellow"/>
              </w:rPr>
              <w:t>Nymphenburger</w:t>
            </w:r>
            <w:proofErr w:type="spellEnd"/>
            <w:r>
              <w:rPr>
                <w:rFonts w:ascii="Calibri" w:eastAsia="Calibri" w:hAnsi="Calibri" w:cs="Calibri"/>
                <w:highlight w:val="yellow"/>
              </w:rPr>
              <w:t xml:space="preserve"> </w:t>
            </w:r>
            <w:proofErr w:type="spellStart"/>
            <w:r>
              <w:rPr>
                <w:rFonts w:ascii="Calibri" w:eastAsia="Calibri" w:hAnsi="Calibri" w:cs="Calibri"/>
                <w:highlight w:val="yellow"/>
              </w:rPr>
              <w:t>Straße</w:t>
            </w:r>
            <w:proofErr w:type="spellEnd"/>
            <w:r>
              <w:rPr>
                <w:rFonts w:ascii="Calibri" w:eastAsia="Calibri" w:hAnsi="Calibri" w:cs="Calibri"/>
                <w:highlight w:val="yellow"/>
              </w:rPr>
              <w:t xml:space="preserve"> 86, München</w:t>
            </w:r>
          </w:p>
        </w:tc>
        <w:tc>
          <w:tcPr>
            <w:tcW w:w="2152" w:type="dxa"/>
          </w:tcPr>
          <w:p w14:paraId="2ACCD217" w14:textId="33957C47" w:rsidR="63F0827A" w:rsidRDefault="00FE1DF4" w:rsidP="00FE1DF4">
            <w:pPr>
              <w:jc w:val="left"/>
              <w:rPr>
                <w:rFonts w:ascii="Calibri" w:eastAsia="Calibri" w:hAnsi="Calibri" w:cs="Calibri"/>
                <w:highlight w:val="yellow"/>
              </w:rPr>
            </w:pPr>
            <w:r>
              <w:rPr>
                <w:rFonts w:ascii="Calibri" w:eastAsia="Calibri" w:hAnsi="Calibri" w:cs="Calibri"/>
                <w:highlight w:val="yellow"/>
              </w:rPr>
              <w:t>Parent Company</w:t>
            </w:r>
          </w:p>
        </w:tc>
        <w:tc>
          <w:tcPr>
            <w:tcW w:w="2152" w:type="dxa"/>
          </w:tcPr>
          <w:p w14:paraId="6DC2C033" w14:textId="054D73B1" w:rsidR="63F0827A" w:rsidRDefault="00FE1DF4" w:rsidP="00FE1DF4">
            <w:pPr>
              <w:jc w:val="left"/>
              <w:rPr>
                <w:rFonts w:ascii="Calibri" w:eastAsia="Calibri" w:hAnsi="Calibri" w:cs="Calibri"/>
                <w:highlight w:val="yellow"/>
              </w:rPr>
            </w:pPr>
            <w:r>
              <w:rPr>
                <w:rFonts w:ascii="Calibri" w:eastAsia="Calibri" w:hAnsi="Calibri" w:cs="Calibri"/>
                <w:highlight w:val="yellow"/>
              </w:rPr>
              <w:t>The only legal entity in scope</w:t>
            </w:r>
            <w:r w:rsidR="63F0827A" w:rsidRPr="27D8CE7E">
              <w:rPr>
                <w:rFonts w:ascii="Calibri" w:eastAsia="Calibri" w:hAnsi="Calibri" w:cs="Calibri"/>
                <w:highlight w:val="yellow"/>
              </w:rPr>
              <w:t>.</w:t>
            </w:r>
          </w:p>
        </w:tc>
      </w:tr>
    </w:tbl>
    <w:p w14:paraId="764F29E2" w14:textId="2199C388" w:rsidR="00616088" w:rsidRDefault="00616088" w:rsidP="2244899A">
      <w:pPr>
        <w:rPr>
          <w:rFonts w:ascii="Calibri" w:eastAsia="Calibri" w:hAnsi="Calibri" w:cs="Calibri"/>
          <w:highlight w:val="yellow"/>
        </w:rPr>
      </w:pPr>
    </w:p>
    <w:p w14:paraId="415308B5" w14:textId="18FF786D" w:rsidR="00271C2E" w:rsidRDefault="00271C2E" w:rsidP="00616088">
      <w:pPr>
        <w:rPr>
          <w:b/>
          <w:bCs/>
        </w:rPr>
      </w:pPr>
      <w:r>
        <w:rPr>
          <w:b/>
          <w:bCs/>
        </w:rPr>
        <w:t>Organizational Units</w:t>
      </w:r>
    </w:p>
    <w:p w14:paraId="12774576" w14:textId="247CC7D6" w:rsidR="00271C2E" w:rsidRDefault="00271C2E" w:rsidP="00271C2E">
      <w:r w:rsidRPr="006778B0">
        <w:rPr>
          <w:lang w:val="en-GB"/>
        </w:rPr>
        <w:t xml:space="preserve">The ISMS applies to the following </w:t>
      </w:r>
      <w:r>
        <w:rPr>
          <w:lang w:val="en-GB"/>
        </w:rPr>
        <w:t>organizational units</w:t>
      </w:r>
      <w:r w:rsidRPr="006778B0">
        <w:rPr>
          <w:lang w:val="en-GB"/>
        </w:rPr>
        <w:t xml:space="preserve"> within the organization:</w:t>
      </w:r>
      <w:r>
        <w:t xml:space="preserve"> </w:t>
      </w:r>
    </w:p>
    <w:p w14:paraId="5B7031A6" w14:textId="77777777" w:rsidR="00271C2E" w:rsidRDefault="00271C2E" w:rsidP="00271C2E"/>
    <w:p w14:paraId="667C1386" w14:textId="6059255A" w:rsidR="00E6110D" w:rsidRDefault="00E6110D" w:rsidP="00E6110D">
      <w:pPr>
        <w:rPr>
          <w:rFonts w:ascii="Calibri" w:eastAsia="Calibri" w:hAnsi="Calibri" w:cs="Calibri"/>
        </w:rPr>
      </w:pPr>
      <w:r w:rsidRPr="00506708">
        <w:rPr>
          <w:rFonts w:ascii="Calibri" w:eastAsia="Calibri" w:hAnsi="Calibri" w:cs="Calibri"/>
          <w:highlight w:val="lightGray"/>
        </w:rPr>
        <w:t xml:space="preserve">Please describe the relevant </w:t>
      </w:r>
      <w:r>
        <w:rPr>
          <w:rFonts w:ascii="Calibri" w:eastAsia="Calibri" w:hAnsi="Calibri" w:cs="Calibri"/>
          <w:highlight w:val="lightGray"/>
        </w:rPr>
        <w:t>organizational units</w:t>
      </w:r>
      <w:r w:rsidRPr="00506708">
        <w:rPr>
          <w:rFonts w:ascii="Calibri" w:eastAsia="Calibri" w:hAnsi="Calibri" w:cs="Calibri"/>
          <w:highlight w:val="lightGray"/>
        </w:rPr>
        <w:t xml:space="preserve"> within your ISMS</w:t>
      </w:r>
      <w:r>
        <w:rPr>
          <w:rFonts w:ascii="Calibri" w:eastAsia="Calibri" w:hAnsi="Calibri" w:cs="Calibri"/>
          <w:highlight w:val="lightGray"/>
        </w:rPr>
        <w:t>.</w:t>
      </w:r>
    </w:p>
    <w:p w14:paraId="351D5F8A" w14:textId="77777777" w:rsidR="00E6110D" w:rsidRDefault="00E6110D" w:rsidP="00E6110D">
      <w:pPr>
        <w:rPr>
          <w:rFonts w:ascii="Calibri" w:eastAsia="Calibri" w:hAnsi="Calibri" w:cs="Calibri"/>
        </w:rPr>
      </w:pPr>
    </w:p>
    <w:p w14:paraId="7D0A2FD1" w14:textId="3ECF0A64" w:rsidR="00E6110D" w:rsidRPr="00E6110D" w:rsidRDefault="00E6110D" w:rsidP="00E6110D">
      <w:pPr>
        <w:pStyle w:val="ListParagraph"/>
        <w:numPr>
          <w:ilvl w:val="0"/>
          <w:numId w:val="33"/>
        </w:numPr>
        <w:rPr>
          <w:rFonts w:ascii="Calibri" w:eastAsia="Calibri" w:hAnsi="Calibri" w:cs="Calibri"/>
          <w:highlight w:val="yellow"/>
        </w:rPr>
      </w:pPr>
      <w:r w:rsidRPr="00E6110D">
        <w:rPr>
          <w:rFonts w:ascii="Calibri" w:eastAsia="Calibri" w:hAnsi="Calibri" w:cs="Calibri"/>
          <w:highlight w:val="yellow"/>
        </w:rPr>
        <w:t>&lt;DEPARTMENT&gt;</w:t>
      </w:r>
    </w:p>
    <w:p w14:paraId="1B15F2A8" w14:textId="3556E1FF" w:rsidR="00E6110D" w:rsidRPr="00E6110D" w:rsidRDefault="00E6110D" w:rsidP="00E6110D">
      <w:pPr>
        <w:pStyle w:val="ListParagraph"/>
        <w:numPr>
          <w:ilvl w:val="0"/>
          <w:numId w:val="33"/>
        </w:numPr>
        <w:rPr>
          <w:rFonts w:ascii="Calibri" w:eastAsia="Calibri" w:hAnsi="Calibri" w:cs="Calibri"/>
          <w:highlight w:val="yellow"/>
        </w:rPr>
      </w:pPr>
      <w:r w:rsidRPr="00E6110D">
        <w:rPr>
          <w:rFonts w:ascii="Calibri" w:eastAsia="Calibri" w:hAnsi="Calibri" w:cs="Calibri"/>
          <w:highlight w:val="yellow"/>
        </w:rPr>
        <w:t>&lt;DEPARTMENT&gt;</w:t>
      </w:r>
    </w:p>
    <w:p w14:paraId="1E22426F" w14:textId="77777777" w:rsidR="00271C2E" w:rsidRPr="00506708" w:rsidRDefault="00271C2E" w:rsidP="00271C2E"/>
    <w:p w14:paraId="29F5B02E" w14:textId="58E416FF" w:rsidR="00616088" w:rsidRDefault="4FA13FF9" w:rsidP="00616088">
      <w:pPr>
        <w:rPr>
          <w:b/>
          <w:bCs/>
        </w:rPr>
      </w:pPr>
      <w:r w:rsidRPr="2244899A">
        <w:rPr>
          <w:b/>
          <w:bCs/>
        </w:rPr>
        <w:t>Processes</w:t>
      </w:r>
    </w:p>
    <w:p w14:paraId="7F2E369E" w14:textId="6CC2C14D" w:rsidR="00506708" w:rsidRPr="00506708" w:rsidRDefault="00506708" w:rsidP="00506708">
      <w:r w:rsidRPr="006778B0">
        <w:rPr>
          <w:lang w:val="en-GB"/>
        </w:rPr>
        <w:t xml:space="preserve">The ISMS applies to the following </w:t>
      </w:r>
      <w:r>
        <w:rPr>
          <w:lang w:val="en-GB"/>
        </w:rPr>
        <w:t>processes</w:t>
      </w:r>
      <w:r w:rsidRPr="006778B0">
        <w:rPr>
          <w:lang w:val="en-GB"/>
        </w:rPr>
        <w:t xml:space="preserve"> within the organization:</w:t>
      </w:r>
      <w:r>
        <w:t xml:space="preserve"> </w:t>
      </w:r>
    </w:p>
    <w:p w14:paraId="30ABE2B2" w14:textId="512EFB9B" w:rsidR="00616088" w:rsidRDefault="00616088" w:rsidP="2244899A">
      <w:pPr>
        <w:pStyle w:val="ListParagraph"/>
        <w:ind w:left="1287"/>
        <w:rPr>
          <w:b/>
          <w:bCs/>
        </w:rPr>
      </w:pPr>
    </w:p>
    <w:p w14:paraId="01AA20A5" w14:textId="7B92E08C" w:rsidR="335160CE" w:rsidRPr="00506708" w:rsidRDefault="7F44AB0E" w:rsidP="00703C84">
      <w:pPr>
        <w:rPr>
          <w:rFonts w:ascii="Calibri" w:eastAsia="Calibri" w:hAnsi="Calibri" w:cs="Calibri"/>
        </w:rPr>
      </w:pPr>
      <w:r w:rsidRPr="00506708">
        <w:rPr>
          <w:rFonts w:ascii="Calibri" w:eastAsia="Calibri" w:hAnsi="Calibri" w:cs="Calibri"/>
          <w:highlight w:val="lightGray"/>
        </w:rPr>
        <w:t xml:space="preserve">Please </w:t>
      </w:r>
      <w:r w:rsidR="00506708" w:rsidRPr="00506708">
        <w:rPr>
          <w:rFonts w:ascii="Calibri" w:eastAsia="Calibri" w:hAnsi="Calibri" w:cs="Calibri"/>
          <w:highlight w:val="lightGray"/>
        </w:rPr>
        <w:t>select</w:t>
      </w:r>
      <w:r w:rsidR="00915B76">
        <w:rPr>
          <w:rFonts w:ascii="Calibri" w:eastAsia="Calibri" w:hAnsi="Calibri" w:cs="Calibri"/>
          <w:highlight w:val="lightGray"/>
        </w:rPr>
        <w:t>,</w:t>
      </w:r>
      <w:r w:rsidR="00506708" w:rsidRPr="00506708">
        <w:rPr>
          <w:rFonts w:ascii="Calibri" w:eastAsia="Calibri" w:hAnsi="Calibri" w:cs="Calibri"/>
          <w:highlight w:val="lightGray"/>
        </w:rPr>
        <w:t xml:space="preserve"> add</w:t>
      </w:r>
      <w:r w:rsidRPr="00506708">
        <w:rPr>
          <w:rFonts w:ascii="Calibri" w:eastAsia="Calibri" w:hAnsi="Calibri" w:cs="Calibri"/>
          <w:highlight w:val="lightGray"/>
        </w:rPr>
        <w:t xml:space="preserve"> and describe the relevant processes within </w:t>
      </w:r>
      <w:r w:rsidR="00506708" w:rsidRPr="00506708">
        <w:rPr>
          <w:rFonts w:ascii="Calibri" w:eastAsia="Calibri" w:hAnsi="Calibri" w:cs="Calibri"/>
          <w:highlight w:val="lightGray"/>
        </w:rPr>
        <w:t>your</w:t>
      </w:r>
      <w:r w:rsidRPr="00506708">
        <w:rPr>
          <w:rFonts w:ascii="Calibri" w:eastAsia="Calibri" w:hAnsi="Calibri" w:cs="Calibri"/>
          <w:highlight w:val="lightGray"/>
        </w:rPr>
        <w:t xml:space="preserve"> ISMS – delete the ones </w:t>
      </w:r>
      <w:r w:rsidR="00506708" w:rsidRPr="00506708">
        <w:rPr>
          <w:rFonts w:ascii="Calibri" w:eastAsia="Calibri" w:hAnsi="Calibri" w:cs="Calibri"/>
          <w:highlight w:val="lightGray"/>
        </w:rPr>
        <w:t>that don’t apply</w:t>
      </w:r>
      <w:r w:rsidRPr="00506708">
        <w:rPr>
          <w:rFonts w:ascii="Calibri" w:eastAsia="Calibri" w:hAnsi="Calibri" w:cs="Calibri"/>
          <w:highlight w:val="lightGray"/>
        </w:rPr>
        <w:t>.</w:t>
      </w:r>
    </w:p>
    <w:p w14:paraId="6A362EDC" w14:textId="762B707A" w:rsidR="27D8CE7E" w:rsidRDefault="27D8CE7E" w:rsidP="27D8CE7E">
      <w:pPr>
        <w:pStyle w:val="ListParagraph"/>
        <w:ind w:left="1287"/>
        <w:rPr>
          <w:b/>
          <w:bCs/>
        </w:rPr>
      </w:pPr>
    </w:p>
    <w:p w14:paraId="659DDC77" w14:textId="0F2DCFDA" w:rsidR="00616088" w:rsidRDefault="5BE96198" w:rsidP="2244899A">
      <w:pPr>
        <w:pStyle w:val="ListParagraph"/>
        <w:numPr>
          <w:ilvl w:val="0"/>
          <w:numId w:val="31"/>
        </w:numPr>
        <w:rPr>
          <w:rFonts w:ascii="Calibri" w:eastAsia="Calibri" w:hAnsi="Calibri" w:cs="Calibri"/>
          <w:highlight w:val="yellow"/>
        </w:rPr>
      </w:pPr>
      <w:r w:rsidRPr="2244899A">
        <w:rPr>
          <w:rFonts w:ascii="Calibri" w:eastAsia="Calibri" w:hAnsi="Calibri" w:cs="Calibri"/>
          <w:b/>
          <w:bCs/>
          <w:highlight w:val="yellow"/>
        </w:rPr>
        <w:t>Product Development</w:t>
      </w:r>
      <w:r w:rsidRPr="2244899A">
        <w:rPr>
          <w:rFonts w:ascii="Calibri" w:eastAsia="Calibri" w:hAnsi="Calibri" w:cs="Calibri"/>
          <w:highlight w:val="yellow"/>
        </w:rPr>
        <w:t>: This is the core process involving the design, development, and updating of the SaaS product. It includes conceptualizing new features, coding, testing, and deploying updates. Effective product development ensures the product meets market needs and remains competitive.</w:t>
      </w:r>
    </w:p>
    <w:p w14:paraId="00D4A559" w14:textId="141C4CA0" w:rsidR="00616088" w:rsidRDefault="5BE96198" w:rsidP="2244899A">
      <w:pPr>
        <w:pStyle w:val="ListParagraph"/>
        <w:numPr>
          <w:ilvl w:val="0"/>
          <w:numId w:val="31"/>
        </w:numPr>
        <w:rPr>
          <w:rFonts w:ascii="Calibri" w:eastAsia="Calibri" w:hAnsi="Calibri" w:cs="Calibri"/>
          <w:highlight w:val="yellow"/>
        </w:rPr>
      </w:pPr>
      <w:r w:rsidRPr="2244899A">
        <w:rPr>
          <w:rFonts w:ascii="Calibri" w:eastAsia="Calibri" w:hAnsi="Calibri" w:cs="Calibri"/>
          <w:b/>
          <w:bCs/>
          <w:highlight w:val="yellow"/>
        </w:rPr>
        <w:t>Sales and Business Development</w:t>
      </w:r>
      <w:r w:rsidRPr="2244899A">
        <w:rPr>
          <w:rFonts w:ascii="Calibri" w:eastAsia="Calibri" w:hAnsi="Calibri" w:cs="Calibri"/>
          <w:highlight w:val="yellow"/>
        </w:rPr>
        <w:t>: Essential for generating revenue, this process involves identifying potential clients, conducting outreach, and converting leads into customers. It includes activities such as sales calls, product demonstrations, and negotiation of contracts.</w:t>
      </w:r>
    </w:p>
    <w:p w14:paraId="71A81544" w14:textId="527EEA56" w:rsidR="00616088" w:rsidRDefault="5BE96198" w:rsidP="2244899A">
      <w:pPr>
        <w:pStyle w:val="ListParagraph"/>
        <w:numPr>
          <w:ilvl w:val="0"/>
          <w:numId w:val="31"/>
        </w:numPr>
        <w:rPr>
          <w:rFonts w:ascii="Calibri" w:eastAsia="Calibri" w:hAnsi="Calibri" w:cs="Calibri"/>
          <w:highlight w:val="yellow"/>
        </w:rPr>
      </w:pPr>
      <w:r w:rsidRPr="2244899A">
        <w:rPr>
          <w:rFonts w:ascii="Calibri" w:eastAsia="Calibri" w:hAnsi="Calibri" w:cs="Calibri"/>
          <w:b/>
          <w:bCs/>
          <w:highlight w:val="yellow"/>
        </w:rPr>
        <w:t>Customer Success and Support</w:t>
      </w:r>
      <w:r w:rsidRPr="2244899A">
        <w:rPr>
          <w:rFonts w:ascii="Calibri" w:eastAsia="Calibri" w:hAnsi="Calibri" w:cs="Calibri"/>
          <w:highlight w:val="yellow"/>
        </w:rPr>
        <w:t>: This process focuses on assisting customers in using the product effectively and addressing any issues or queries they may have. It's crucial for retaining customers and includes onboarding, support services, customer education, and feedback collection.</w:t>
      </w:r>
    </w:p>
    <w:p w14:paraId="4591145A" w14:textId="419E71CA" w:rsidR="00616088" w:rsidRDefault="5BE96198" w:rsidP="2244899A">
      <w:pPr>
        <w:pStyle w:val="ListParagraph"/>
        <w:numPr>
          <w:ilvl w:val="0"/>
          <w:numId w:val="31"/>
        </w:numPr>
        <w:rPr>
          <w:rFonts w:ascii="Calibri" w:eastAsia="Calibri" w:hAnsi="Calibri" w:cs="Calibri"/>
          <w:highlight w:val="yellow"/>
        </w:rPr>
      </w:pPr>
      <w:r w:rsidRPr="2244899A">
        <w:rPr>
          <w:rFonts w:ascii="Calibri" w:eastAsia="Calibri" w:hAnsi="Calibri" w:cs="Calibri"/>
          <w:b/>
          <w:bCs/>
          <w:highlight w:val="yellow"/>
        </w:rPr>
        <w:lastRenderedPageBreak/>
        <w:t>Marketing and Branding</w:t>
      </w:r>
      <w:r w:rsidRPr="2244899A">
        <w:rPr>
          <w:rFonts w:ascii="Calibri" w:eastAsia="Calibri" w:hAnsi="Calibri" w:cs="Calibri"/>
          <w:highlight w:val="yellow"/>
        </w:rPr>
        <w:t>: This involves every process around creating awareness about the product, generating leads, and establishing the company's brand in the market. Activities include content marketing, social media marketing, email campaigns, SEO, and participation in industry events.</w:t>
      </w:r>
    </w:p>
    <w:p w14:paraId="1BA1D116" w14:textId="6E61F869" w:rsidR="00616088" w:rsidRDefault="5BE96198" w:rsidP="2244899A">
      <w:pPr>
        <w:pStyle w:val="ListParagraph"/>
        <w:numPr>
          <w:ilvl w:val="0"/>
          <w:numId w:val="31"/>
        </w:numPr>
        <w:rPr>
          <w:rFonts w:ascii="Calibri" w:eastAsia="Calibri" w:hAnsi="Calibri" w:cs="Calibri"/>
          <w:highlight w:val="yellow"/>
        </w:rPr>
      </w:pPr>
      <w:r w:rsidRPr="2244899A">
        <w:rPr>
          <w:rFonts w:ascii="Calibri" w:eastAsia="Calibri" w:hAnsi="Calibri" w:cs="Calibri"/>
          <w:b/>
          <w:bCs/>
          <w:highlight w:val="yellow"/>
        </w:rPr>
        <w:t>Market Research and Analysis</w:t>
      </w:r>
      <w:r w:rsidRPr="2244899A">
        <w:rPr>
          <w:rFonts w:ascii="Calibri" w:eastAsia="Calibri" w:hAnsi="Calibri" w:cs="Calibri"/>
          <w:highlight w:val="yellow"/>
        </w:rPr>
        <w:t>: This process involves gathering and analyzing data to inform product development and marketing strategies.</w:t>
      </w:r>
    </w:p>
    <w:p w14:paraId="0DF2C634" w14:textId="044F0CD5" w:rsidR="00616088" w:rsidRDefault="5BE96198" w:rsidP="2244899A">
      <w:pPr>
        <w:pStyle w:val="ListParagraph"/>
        <w:numPr>
          <w:ilvl w:val="0"/>
          <w:numId w:val="31"/>
        </w:numPr>
        <w:rPr>
          <w:rFonts w:ascii="Calibri" w:eastAsia="Calibri" w:hAnsi="Calibri" w:cs="Calibri"/>
          <w:highlight w:val="yellow"/>
        </w:rPr>
      </w:pPr>
      <w:r w:rsidRPr="2244899A">
        <w:rPr>
          <w:rFonts w:ascii="Calibri" w:eastAsia="Calibri" w:hAnsi="Calibri" w:cs="Calibri"/>
          <w:b/>
          <w:bCs/>
          <w:highlight w:val="yellow"/>
        </w:rPr>
        <w:t>Finance and Accounting</w:t>
      </w:r>
      <w:r w:rsidRPr="2244899A">
        <w:rPr>
          <w:rFonts w:ascii="Calibri" w:eastAsia="Calibri" w:hAnsi="Calibri" w:cs="Calibri"/>
          <w:highlight w:val="yellow"/>
        </w:rPr>
        <w:t>: This process includes managing financial aspects, including budgeting, accounting, billing, and financial reporting and ensures compliance with financial regulations and effective management of cash flow.</w:t>
      </w:r>
    </w:p>
    <w:p w14:paraId="2E004D5C" w14:textId="49CD50C0" w:rsidR="00616088" w:rsidRDefault="5BE96198" w:rsidP="2244899A">
      <w:pPr>
        <w:pStyle w:val="ListParagraph"/>
        <w:numPr>
          <w:ilvl w:val="0"/>
          <w:numId w:val="31"/>
        </w:numPr>
        <w:rPr>
          <w:rFonts w:ascii="Calibri" w:eastAsia="Calibri" w:hAnsi="Calibri" w:cs="Calibri"/>
          <w:highlight w:val="yellow"/>
        </w:rPr>
      </w:pPr>
      <w:r w:rsidRPr="2244899A">
        <w:rPr>
          <w:rFonts w:ascii="Calibri" w:eastAsia="Calibri" w:hAnsi="Calibri" w:cs="Calibri"/>
          <w:b/>
          <w:bCs/>
          <w:highlight w:val="yellow"/>
        </w:rPr>
        <w:t>Human Resources and Talent Management</w:t>
      </w:r>
      <w:r w:rsidRPr="2244899A">
        <w:rPr>
          <w:rFonts w:ascii="Calibri" w:eastAsia="Calibri" w:hAnsi="Calibri" w:cs="Calibri"/>
          <w:highlight w:val="yellow"/>
        </w:rPr>
        <w:t>: This process includes recruiting talent, employee onboarding, training and development, performance management, and maintaining a positive and compliant company culture.</w:t>
      </w:r>
    </w:p>
    <w:p w14:paraId="129CD870" w14:textId="3597CF02" w:rsidR="00616088" w:rsidRDefault="5BE96198" w:rsidP="2244899A">
      <w:pPr>
        <w:pStyle w:val="ListParagraph"/>
        <w:numPr>
          <w:ilvl w:val="0"/>
          <w:numId w:val="31"/>
        </w:numPr>
        <w:rPr>
          <w:rFonts w:ascii="Calibri" w:eastAsia="Calibri" w:hAnsi="Calibri" w:cs="Calibri"/>
          <w:highlight w:val="yellow"/>
        </w:rPr>
      </w:pPr>
      <w:r w:rsidRPr="2244899A">
        <w:rPr>
          <w:rFonts w:ascii="Calibri" w:eastAsia="Calibri" w:hAnsi="Calibri" w:cs="Calibri"/>
          <w:b/>
          <w:bCs/>
          <w:highlight w:val="yellow"/>
        </w:rPr>
        <w:t xml:space="preserve">Supply Chain Management: </w:t>
      </w:r>
      <w:r w:rsidRPr="2244899A">
        <w:rPr>
          <w:rFonts w:ascii="Calibri" w:eastAsia="Calibri" w:hAnsi="Calibri" w:cs="Calibri"/>
          <w:highlight w:val="yellow"/>
        </w:rPr>
        <w:t>This process includes Coordinating and optimizing the procurement, production, and distribution of goods. This involves managing supplier relationships, inventory control, and logistics to ensure timely delivery and cost efficiency.</w:t>
      </w:r>
    </w:p>
    <w:p w14:paraId="317E2FC4" w14:textId="307CA4C4" w:rsidR="00616088" w:rsidRDefault="5BE96198" w:rsidP="2244899A">
      <w:pPr>
        <w:pStyle w:val="ListParagraph"/>
        <w:numPr>
          <w:ilvl w:val="0"/>
          <w:numId w:val="31"/>
        </w:numPr>
        <w:rPr>
          <w:rFonts w:ascii="Calibri" w:eastAsia="Calibri" w:hAnsi="Calibri" w:cs="Calibri"/>
          <w:highlight w:val="yellow"/>
        </w:rPr>
      </w:pPr>
      <w:r w:rsidRPr="2244899A">
        <w:rPr>
          <w:rFonts w:ascii="Calibri" w:eastAsia="Calibri" w:hAnsi="Calibri" w:cs="Calibri"/>
          <w:b/>
          <w:bCs/>
          <w:highlight w:val="yellow"/>
        </w:rPr>
        <w:t xml:space="preserve">Software Development: </w:t>
      </w:r>
      <w:r w:rsidRPr="2244899A">
        <w:rPr>
          <w:rFonts w:ascii="Calibri" w:eastAsia="Calibri" w:hAnsi="Calibri" w:cs="Calibri"/>
          <w:highlight w:val="yellow"/>
        </w:rPr>
        <w:t xml:space="preserve">This process includes </w:t>
      </w:r>
      <w:r w:rsidR="6CA02C0E" w:rsidRPr="2244899A">
        <w:rPr>
          <w:rFonts w:ascii="Calibri" w:eastAsia="Calibri" w:hAnsi="Calibri" w:cs="Calibri"/>
          <w:highlight w:val="yellow"/>
        </w:rPr>
        <w:t>d</w:t>
      </w:r>
      <w:r w:rsidRPr="2244899A">
        <w:rPr>
          <w:rFonts w:ascii="Calibri" w:eastAsia="Calibri" w:hAnsi="Calibri" w:cs="Calibri"/>
          <w:highlight w:val="yellow"/>
        </w:rPr>
        <w:t>esigning, coding, testing, and maintaining custom software applications tailored to meet specific client requirements. This includes both web and mobile applications.</w:t>
      </w:r>
    </w:p>
    <w:p w14:paraId="44CE6505" w14:textId="48D2A69B" w:rsidR="00616088" w:rsidRDefault="00616088" w:rsidP="00915B76">
      <w:pPr>
        <w:ind w:left="0"/>
        <w:rPr>
          <w:b/>
          <w:bCs/>
        </w:rPr>
      </w:pPr>
    </w:p>
    <w:p w14:paraId="2C22CC7A" w14:textId="0E408147" w:rsidR="00616088" w:rsidRDefault="2FB238AC" w:rsidP="00616088">
      <w:pPr>
        <w:rPr>
          <w:b/>
          <w:bCs/>
        </w:rPr>
      </w:pPr>
      <w:r w:rsidRPr="27D8CE7E">
        <w:rPr>
          <w:b/>
          <w:bCs/>
        </w:rPr>
        <w:t>Services</w:t>
      </w:r>
    </w:p>
    <w:p w14:paraId="08046078" w14:textId="40FD7C21" w:rsidR="00976387" w:rsidRPr="00506708" w:rsidRDefault="00976387" w:rsidP="00976387">
      <w:r w:rsidRPr="006778B0">
        <w:rPr>
          <w:lang w:val="en-GB"/>
        </w:rPr>
        <w:t xml:space="preserve">The ISMS applies to the following </w:t>
      </w:r>
      <w:r>
        <w:rPr>
          <w:lang w:val="en-GB"/>
        </w:rPr>
        <w:t>services</w:t>
      </w:r>
      <w:r w:rsidRPr="006778B0">
        <w:rPr>
          <w:lang w:val="en-GB"/>
        </w:rPr>
        <w:t xml:space="preserve"> </w:t>
      </w:r>
      <w:r w:rsidR="00ED1EF5">
        <w:rPr>
          <w:lang w:val="en-GB"/>
        </w:rPr>
        <w:t>that are delivered by the</w:t>
      </w:r>
      <w:r w:rsidRPr="006778B0">
        <w:rPr>
          <w:lang w:val="en-GB"/>
        </w:rPr>
        <w:t xml:space="preserve"> organization:</w:t>
      </w:r>
      <w:r>
        <w:t xml:space="preserve"> </w:t>
      </w:r>
    </w:p>
    <w:p w14:paraId="34AFB6E7" w14:textId="77777777" w:rsidR="006B3A46" w:rsidRDefault="006B3A46" w:rsidP="00616088">
      <w:pPr>
        <w:rPr>
          <w:b/>
          <w:bCs/>
        </w:rPr>
      </w:pPr>
    </w:p>
    <w:p w14:paraId="6269177F" w14:textId="7AE67B9B" w:rsidR="006B3A46" w:rsidRPr="001561FB" w:rsidRDefault="006B3A46" w:rsidP="001561FB">
      <w:r w:rsidRPr="001561FB">
        <w:rPr>
          <w:highlight w:val="lightGray"/>
        </w:rPr>
        <w:t xml:space="preserve">Please add and describe </w:t>
      </w:r>
      <w:proofErr w:type="spellStart"/>
      <w:r w:rsidRPr="001561FB">
        <w:rPr>
          <w:highlight w:val="lightGray"/>
          <w:lang w:val="tr-TR"/>
        </w:rPr>
        <w:t>the</w:t>
      </w:r>
      <w:proofErr w:type="spellEnd"/>
      <w:r w:rsidRPr="001561FB">
        <w:rPr>
          <w:highlight w:val="lightGray"/>
          <w:lang w:val="tr-TR"/>
        </w:rPr>
        <w:t xml:space="preserve"> </w:t>
      </w:r>
      <w:proofErr w:type="spellStart"/>
      <w:r w:rsidRPr="001561FB">
        <w:rPr>
          <w:highlight w:val="lightGray"/>
          <w:lang w:val="tr-TR"/>
        </w:rPr>
        <w:t>services</w:t>
      </w:r>
      <w:proofErr w:type="spellEnd"/>
      <w:r w:rsidRPr="001561FB">
        <w:rPr>
          <w:highlight w:val="lightGray"/>
          <w:lang w:val="tr-TR"/>
        </w:rPr>
        <w:t xml:space="preserve"> </w:t>
      </w:r>
      <w:proofErr w:type="spellStart"/>
      <w:r w:rsidR="003F56AD">
        <w:rPr>
          <w:highlight w:val="lightGray"/>
          <w:lang w:val="tr-TR"/>
        </w:rPr>
        <w:t>that</w:t>
      </w:r>
      <w:proofErr w:type="spellEnd"/>
      <w:r w:rsidR="003F56AD">
        <w:rPr>
          <w:highlight w:val="lightGray"/>
          <w:lang w:val="tr-TR"/>
        </w:rPr>
        <w:t xml:space="preserve"> </w:t>
      </w:r>
      <w:proofErr w:type="spellStart"/>
      <w:r w:rsidR="003F56AD">
        <w:rPr>
          <w:highlight w:val="lightGray"/>
          <w:lang w:val="tr-TR"/>
        </w:rPr>
        <w:t>are</w:t>
      </w:r>
      <w:proofErr w:type="spellEnd"/>
      <w:r w:rsidR="003F56AD">
        <w:rPr>
          <w:highlight w:val="lightGray"/>
          <w:lang w:val="tr-TR"/>
        </w:rPr>
        <w:t xml:space="preserve"> i</w:t>
      </w:r>
      <w:r w:rsidR="00586FC7" w:rsidRPr="001561FB">
        <w:rPr>
          <w:highlight w:val="lightGray"/>
          <w:lang w:val="tr-TR"/>
        </w:rPr>
        <w:t>n</w:t>
      </w:r>
      <w:r w:rsidRPr="001561FB">
        <w:rPr>
          <w:highlight w:val="lightGray"/>
          <w:lang w:val="tr-TR"/>
        </w:rPr>
        <w:t xml:space="preserve"> </w:t>
      </w:r>
      <w:proofErr w:type="spellStart"/>
      <w:r w:rsidRPr="001561FB">
        <w:rPr>
          <w:highlight w:val="lightGray"/>
          <w:lang w:val="tr-TR"/>
        </w:rPr>
        <w:t>scope</w:t>
      </w:r>
      <w:proofErr w:type="spellEnd"/>
      <w:r w:rsidRPr="001561FB">
        <w:rPr>
          <w:highlight w:val="lightGray"/>
          <w:lang w:val="tr-TR"/>
        </w:rPr>
        <w:t xml:space="preserve"> of </w:t>
      </w:r>
      <w:proofErr w:type="spellStart"/>
      <w:r w:rsidRPr="001561FB">
        <w:rPr>
          <w:highlight w:val="lightGray"/>
          <w:lang w:val="tr-TR"/>
        </w:rPr>
        <w:t>the</w:t>
      </w:r>
      <w:proofErr w:type="spellEnd"/>
      <w:r w:rsidRPr="001561FB">
        <w:rPr>
          <w:highlight w:val="lightGray"/>
          <w:lang w:val="tr-TR"/>
        </w:rPr>
        <w:t xml:space="preserve"> ISMS.</w:t>
      </w:r>
    </w:p>
    <w:p w14:paraId="170AF181" w14:textId="77777777" w:rsidR="006B3A46" w:rsidRPr="006B3A46" w:rsidRDefault="006B3A46" w:rsidP="006B3A46">
      <w:pPr>
        <w:rPr>
          <w:b/>
          <w:bCs/>
          <w:i/>
          <w:iCs/>
        </w:rPr>
      </w:pPr>
    </w:p>
    <w:tbl>
      <w:tblPr>
        <w:tblStyle w:val="TableGrid"/>
        <w:tblW w:w="9333" w:type="dxa"/>
        <w:tblInd w:w="562" w:type="dxa"/>
        <w:tblLayout w:type="fixed"/>
        <w:tblLook w:val="06A0" w:firstRow="1" w:lastRow="0" w:firstColumn="1" w:lastColumn="0" w:noHBand="1" w:noVBand="1"/>
      </w:tblPr>
      <w:tblGrid>
        <w:gridCol w:w="2877"/>
        <w:gridCol w:w="2152"/>
        <w:gridCol w:w="2152"/>
        <w:gridCol w:w="2152"/>
      </w:tblGrid>
      <w:tr w:rsidR="003F56AD" w14:paraId="5C90F498" w14:textId="77777777" w:rsidTr="00FB789B">
        <w:trPr>
          <w:trHeight w:val="480"/>
        </w:trPr>
        <w:tc>
          <w:tcPr>
            <w:tcW w:w="2877" w:type="dxa"/>
            <w:shd w:val="clear" w:color="auto" w:fill="F2F2F2" w:themeFill="background1" w:themeFillShade="F2"/>
            <w:vAlign w:val="center"/>
          </w:tcPr>
          <w:p w14:paraId="2A5D1D74" w14:textId="435267ED" w:rsidR="003F56AD" w:rsidRDefault="003F56AD" w:rsidP="00FB789B">
            <w:pPr>
              <w:jc w:val="left"/>
              <w:rPr>
                <w:rFonts w:ascii="Calibri" w:eastAsia="Calibri" w:hAnsi="Calibri" w:cs="Calibri"/>
                <w:b/>
                <w:bCs/>
              </w:rPr>
            </w:pPr>
            <w:r>
              <w:rPr>
                <w:rFonts w:ascii="Calibri" w:eastAsia="Calibri" w:hAnsi="Calibri" w:cs="Calibri"/>
                <w:b/>
                <w:bCs/>
              </w:rPr>
              <w:t>Service</w:t>
            </w:r>
            <w:r w:rsidR="00152CBF">
              <w:rPr>
                <w:rFonts w:ascii="Calibri" w:eastAsia="Calibri" w:hAnsi="Calibri" w:cs="Calibri"/>
                <w:b/>
                <w:bCs/>
              </w:rPr>
              <w:t xml:space="preserve"> Name</w:t>
            </w:r>
          </w:p>
        </w:tc>
        <w:tc>
          <w:tcPr>
            <w:tcW w:w="2152" w:type="dxa"/>
            <w:shd w:val="clear" w:color="auto" w:fill="F2F2F2" w:themeFill="background1" w:themeFillShade="F2"/>
            <w:vAlign w:val="center"/>
          </w:tcPr>
          <w:p w14:paraId="513FC20F" w14:textId="16C6F708" w:rsidR="003F56AD" w:rsidRDefault="00152CBF" w:rsidP="00FB789B">
            <w:pPr>
              <w:jc w:val="left"/>
              <w:rPr>
                <w:rFonts w:ascii="Calibri" w:eastAsia="Calibri" w:hAnsi="Calibri" w:cs="Calibri"/>
                <w:b/>
                <w:bCs/>
              </w:rPr>
            </w:pPr>
            <w:r>
              <w:rPr>
                <w:rFonts w:ascii="Calibri" w:eastAsia="Calibri" w:hAnsi="Calibri" w:cs="Calibri"/>
                <w:b/>
                <w:bCs/>
              </w:rPr>
              <w:t>Description</w:t>
            </w:r>
          </w:p>
        </w:tc>
        <w:tc>
          <w:tcPr>
            <w:tcW w:w="2152" w:type="dxa"/>
            <w:shd w:val="clear" w:color="auto" w:fill="F2F2F2" w:themeFill="background1" w:themeFillShade="F2"/>
            <w:vAlign w:val="center"/>
          </w:tcPr>
          <w:p w14:paraId="160487E7" w14:textId="637C47CA" w:rsidR="003F56AD" w:rsidRDefault="008E35B9" w:rsidP="00FB789B">
            <w:pPr>
              <w:jc w:val="left"/>
              <w:rPr>
                <w:rFonts w:ascii="Calibri" w:eastAsia="Calibri" w:hAnsi="Calibri" w:cs="Calibri"/>
                <w:b/>
                <w:bCs/>
              </w:rPr>
            </w:pPr>
            <w:r>
              <w:rPr>
                <w:rFonts w:ascii="Calibri" w:eastAsia="Calibri" w:hAnsi="Calibri" w:cs="Calibri"/>
                <w:b/>
                <w:bCs/>
              </w:rPr>
              <w:t>Service Owner</w:t>
            </w:r>
          </w:p>
        </w:tc>
        <w:tc>
          <w:tcPr>
            <w:tcW w:w="2152" w:type="dxa"/>
            <w:shd w:val="clear" w:color="auto" w:fill="F2F2F2" w:themeFill="background1" w:themeFillShade="F2"/>
            <w:vAlign w:val="center"/>
          </w:tcPr>
          <w:p w14:paraId="46DE6336" w14:textId="77777777" w:rsidR="003F56AD" w:rsidRDefault="003F56AD" w:rsidP="00FB789B">
            <w:pPr>
              <w:jc w:val="left"/>
              <w:rPr>
                <w:rFonts w:ascii="Calibri" w:eastAsia="Calibri" w:hAnsi="Calibri" w:cs="Calibri"/>
                <w:b/>
                <w:bCs/>
              </w:rPr>
            </w:pPr>
            <w:r w:rsidRPr="27D8CE7E">
              <w:rPr>
                <w:rFonts w:ascii="Calibri" w:eastAsia="Calibri" w:hAnsi="Calibri" w:cs="Calibri"/>
                <w:b/>
                <w:bCs/>
              </w:rPr>
              <w:t>Note</w:t>
            </w:r>
          </w:p>
        </w:tc>
      </w:tr>
      <w:tr w:rsidR="003F56AD" w14:paraId="7F7579D1" w14:textId="77777777" w:rsidTr="00FB789B">
        <w:trPr>
          <w:trHeight w:val="300"/>
        </w:trPr>
        <w:tc>
          <w:tcPr>
            <w:tcW w:w="2877" w:type="dxa"/>
          </w:tcPr>
          <w:p w14:paraId="40044D3A" w14:textId="77DC01BF" w:rsidR="003F56AD" w:rsidRDefault="003F56AD" w:rsidP="00FB789B">
            <w:pPr>
              <w:ind w:left="0"/>
              <w:jc w:val="left"/>
              <w:rPr>
                <w:rFonts w:ascii="Calibri" w:eastAsia="Calibri" w:hAnsi="Calibri" w:cs="Calibri"/>
                <w:i/>
                <w:iCs/>
                <w:highlight w:val="yellow"/>
              </w:rPr>
            </w:pPr>
            <w:r>
              <w:rPr>
                <w:rFonts w:ascii="Calibri" w:eastAsia="Calibri" w:hAnsi="Calibri" w:cs="Calibri"/>
                <w:i/>
                <w:iCs/>
                <w:highlight w:val="yellow"/>
              </w:rPr>
              <w:t>&lt;SERVICE</w:t>
            </w:r>
            <w:r w:rsidR="00152CBF">
              <w:rPr>
                <w:rFonts w:ascii="Calibri" w:eastAsia="Calibri" w:hAnsi="Calibri" w:cs="Calibri"/>
                <w:i/>
                <w:iCs/>
                <w:highlight w:val="yellow"/>
              </w:rPr>
              <w:t xml:space="preserve"> NAME</w:t>
            </w:r>
            <w:r>
              <w:rPr>
                <w:rFonts w:ascii="Calibri" w:eastAsia="Calibri" w:hAnsi="Calibri" w:cs="Calibri"/>
                <w:i/>
                <w:iCs/>
                <w:highlight w:val="yellow"/>
              </w:rPr>
              <w:t>&gt;</w:t>
            </w:r>
          </w:p>
        </w:tc>
        <w:tc>
          <w:tcPr>
            <w:tcW w:w="2152" w:type="dxa"/>
          </w:tcPr>
          <w:p w14:paraId="00137407" w14:textId="308A9F99" w:rsidR="003F56AD" w:rsidRDefault="003F56AD" w:rsidP="00FB789B">
            <w:pPr>
              <w:ind w:left="0"/>
              <w:jc w:val="left"/>
              <w:rPr>
                <w:rFonts w:ascii="Calibri" w:eastAsia="Calibri" w:hAnsi="Calibri" w:cs="Calibri"/>
                <w:i/>
                <w:iCs/>
                <w:highlight w:val="yellow"/>
              </w:rPr>
            </w:pPr>
            <w:r>
              <w:rPr>
                <w:rFonts w:ascii="Calibri" w:eastAsia="Calibri" w:hAnsi="Calibri" w:cs="Calibri"/>
                <w:i/>
                <w:iCs/>
                <w:highlight w:val="yellow"/>
              </w:rPr>
              <w:t>&lt;</w:t>
            </w:r>
            <w:r w:rsidR="00152CBF">
              <w:rPr>
                <w:rFonts w:ascii="Calibri" w:eastAsia="Calibri" w:hAnsi="Calibri" w:cs="Calibri"/>
                <w:i/>
                <w:iCs/>
                <w:highlight w:val="yellow"/>
              </w:rPr>
              <w:t>DESCRIPTION</w:t>
            </w:r>
            <w:r>
              <w:rPr>
                <w:rFonts w:ascii="Calibri" w:eastAsia="Calibri" w:hAnsi="Calibri" w:cs="Calibri"/>
                <w:i/>
                <w:iCs/>
                <w:highlight w:val="yellow"/>
              </w:rPr>
              <w:t>&gt;</w:t>
            </w:r>
          </w:p>
        </w:tc>
        <w:tc>
          <w:tcPr>
            <w:tcW w:w="2152" w:type="dxa"/>
          </w:tcPr>
          <w:p w14:paraId="0556EEBD" w14:textId="368C00A3" w:rsidR="003F56AD" w:rsidRDefault="008E35B9" w:rsidP="00FB789B">
            <w:pPr>
              <w:ind w:left="0"/>
              <w:jc w:val="left"/>
              <w:rPr>
                <w:rFonts w:ascii="Calibri" w:eastAsia="Calibri" w:hAnsi="Calibri" w:cs="Calibri"/>
                <w:i/>
                <w:iCs/>
                <w:highlight w:val="yellow"/>
              </w:rPr>
            </w:pPr>
            <w:r>
              <w:rPr>
                <w:rFonts w:ascii="Calibri" w:eastAsia="Calibri" w:hAnsi="Calibri" w:cs="Calibri"/>
                <w:i/>
                <w:iCs/>
                <w:highlight w:val="yellow"/>
              </w:rPr>
              <w:t>&lt;SERVICE OWNER&gt;</w:t>
            </w:r>
            <w:r w:rsidR="003F56AD" w:rsidRPr="27D8CE7E">
              <w:rPr>
                <w:rFonts w:ascii="Calibri" w:eastAsia="Calibri" w:hAnsi="Calibri" w:cs="Calibri"/>
                <w:i/>
                <w:iCs/>
                <w:highlight w:val="yellow"/>
              </w:rPr>
              <w:t xml:space="preserve"> </w:t>
            </w:r>
          </w:p>
        </w:tc>
        <w:tc>
          <w:tcPr>
            <w:tcW w:w="2152" w:type="dxa"/>
          </w:tcPr>
          <w:p w14:paraId="731172FE" w14:textId="77777777" w:rsidR="003F56AD" w:rsidRDefault="003F56AD" w:rsidP="00FB789B">
            <w:pPr>
              <w:ind w:left="0"/>
              <w:jc w:val="left"/>
              <w:rPr>
                <w:rFonts w:ascii="Calibri" w:eastAsia="Calibri" w:hAnsi="Calibri" w:cs="Calibri"/>
                <w:i/>
                <w:iCs/>
                <w:highlight w:val="yellow"/>
              </w:rPr>
            </w:pPr>
            <w:r>
              <w:rPr>
                <w:rFonts w:ascii="Calibri" w:eastAsia="Calibri" w:hAnsi="Calibri" w:cs="Calibri"/>
                <w:i/>
                <w:iCs/>
                <w:highlight w:val="yellow"/>
              </w:rPr>
              <w:t>&lt;COMMENT&gt;</w:t>
            </w:r>
            <w:r w:rsidRPr="27D8CE7E">
              <w:rPr>
                <w:rFonts w:ascii="Calibri" w:eastAsia="Calibri" w:hAnsi="Calibri" w:cs="Calibri"/>
                <w:i/>
                <w:iCs/>
                <w:highlight w:val="yellow"/>
              </w:rPr>
              <w:t xml:space="preserve"> </w:t>
            </w:r>
          </w:p>
        </w:tc>
      </w:tr>
      <w:tr w:rsidR="003F56AD" w14:paraId="6AC2183F" w14:textId="77777777" w:rsidTr="00FB789B">
        <w:trPr>
          <w:trHeight w:val="300"/>
        </w:trPr>
        <w:tc>
          <w:tcPr>
            <w:tcW w:w="2877" w:type="dxa"/>
          </w:tcPr>
          <w:p w14:paraId="58CF452E" w14:textId="77777777" w:rsidR="003F56AD" w:rsidRDefault="003F56AD" w:rsidP="00FB789B">
            <w:pPr>
              <w:rPr>
                <w:rFonts w:ascii="Calibri" w:eastAsia="Calibri" w:hAnsi="Calibri" w:cs="Calibri"/>
                <w:highlight w:val="yellow"/>
              </w:rPr>
            </w:pPr>
            <w:r w:rsidRPr="27D8CE7E">
              <w:rPr>
                <w:rFonts w:ascii="Calibri" w:eastAsia="Calibri" w:hAnsi="Calibri" w:cs="Calibri"/>
                <w:highlight w:val="yellow"/>
              </w:rPr>
              <w:t>...</w:t>
            </w:r>
          </w:p>
        </w:tc>
        <w:tc>
          <w:tcPr>
            <w:tcW w:w="2152" w:type="dxa"/>
          </w:tcPr>
          <w:p w14:paraId="229DD21A" w14:textId="77777777" w:rsidR="003F56AD" w:rsidRDefault="003F56AD" w:rsidP="00FB789B">
            <w:pPr>
              <w:rPr>
                <w:rFonts w:ascii="Calibri" w:eastAsia="Calibri" w:hAnsi="Calibri" w:cs="Calibri"/>
                <w:highlight w:val="yellow"/>
              </w:rPr>
            </w:pPr>
            <w:r w:rsidRPr="27D8CE7E">
              <w:rPr>
                <w:rFonts w:ascii="Calibri" w:eastAsia="Calibri" w:hAnsi="Calibri" w:cs="Calibri"/>
                <w:highlight w:val="yellow"/>
              </w:rPr>
              <w:t>...</w:t>
            </w:r>
          </w:p>
        </w:tc>
        <w:tc>
          <w:tcPr>
            <w:tcW w:w="2152" w:type="dxa"/>
          </w:tcPr>
          <w:p w14:paraId="1B91E180" w14:textId="77777777" w:rsidR="003F56AD" w:rsidRDefault="003F56AD" w:rsidP="00FB789B">
            <w:pPr>
              <w:rPr>
                <w:rFonts w:ascii="Calibri" w:eastAsia="Calibri" w:hAnsi="Calibri" w:cs="Calibri"/>
                <w:highlight w:val="yellow"/>
              </w:rPr>
            </w:pPr>
            <w:r w:rsidRPr="27D8CE7E">
              <w:rPr>
                <w:rFonts w:ascii="Calibri" w:eastAsia="Calibri" w:hAnsi="Calibri" w:cs="Calibri"/>
                <w:highlight w:val="yellow"/>
              </w:rPr>
              <w:t>...</w:t>
            </w:r>
          </w:p>
        </w:tc>
        <w:tc>
          <w:tcPr>
            <w:tcW w:w="2152" w:type="dxa"/>
          </w:tcPr>
          <w:p w14:paraId="4684ABDD" w14:textId="77777777" w:rsidR="003F56AD" w:rsidRDefault="003F56AD" w:rsidP="00FB789B">
            <w:pPr>
              <w:rPr>
                <w:rFonts w:ascii="Calibri" w:eastAsia="Calibri" w:hAnsi="Calibri" w:cs="Calibri"/>
                <w:highlight w:val="yellow"/>
              </w:rPr>
            </w:pPr>
            <w:r w:rsidRPr="27D8CE7E">
              <w:rPr>
                <w:rFonts w:ascii="Calibri" w:eastAsia="Calibri" w:hAnsi="Calibri" w:cs="Calibri"/>
                <w:highlight w:val="yellow"/>
              </w:rPr>
              <w:t>...</w:t>
            </w:r>
          </w:p>
        </w:tc>
      </w:tr>
    </w:tbl>
    <w:p w14:paraId="30A97F4A" w14:textId="70B4ED3C" w:rsidR="2244899A" w:rsidRDefault="2244899A" w:rsidP="00976387">
      <w:pPr>
        <w:ind w:left="0"/>
      </w:pPr>
    </w:p>
    <w:p w14:paraId="5DCC3737" w14:textId="777CFEA7" w:rsidR="004E638D" w:rsidRDefault="0FB1C9F2" w:rsidP="004E638D">
      <w:pPr>
        <w:pStyle w:val="Heading2"/>
      </w:pPr>
      <w:bookmarkStart w:id="11" w:name="_Toc174536908"/>
      <w:r w:rsidRPr="1858F072">
        <w:t>P</w:t>
      </w:r>
      <w:r w:rsidR="2415FF5A" w:rsidRPr="1858F072">
        <w:t>hysical Scope</w:t>
      </w:r>
      <w:bookmarkEnd w:id="11"/>
    </w:p>
    <w:p w14:paraId="5732C173" w14:textId="465971AF" w:rsidR="27D8CE7E" w:rsidRDefault="00881306" w:rsidP="27D8CE7E">
      <w:pPr>
        <w:rPr>
          <w:lang w:val="en-GB"/>
        </w:rPr>
      </w:pPr>
      <w:r w:rsidRPr="00881306">
        <w:rPr>
          <w:lang w:val="en-GB"/>
        </w:rPr>
        <w:t>The ISMS applies to the following physical sites and facilities:</w:t>
      </w:r>
    </w:p>
    <w:p w14:paraId="01AE3234" w14:textId="77777777" w:rsidR="00881306" w:rsidRDefault="00881306" w:rsidP="27D8CE7E"/>
    <w:p w14:paraId="07CBB49C" w14:textId="2C6C5ECA" w:rsidR="638ECCC1" w:rsidRPr="00881306" w:rsidRDefault="638ECCC1" w:rsidP="27D8CE7E">
      <w:pPr>
        <w:rPr>
          <w:rFonts w:ascii="Calibri" w:eastAsia="Calibri" w:hAnsi="Calibri" w:cs="Calibri"/>
        </w:rPr>
      </w:pPr>
      <w:r w:rsidRPr="00881306">
        <w:rPr>
          <w:rFonts w:ascii="Calibri" w:eastAsia="Calibri" w:hAnsi="Calibri" w:cs="Calibri"/>
          <w:highlight w:val="lightGray"/>
        </w:rPr>
        <w:t xml:space="preserve">Please </w:t>
      </w:r>
      <w:r w:rsidR="00881306">
        <w:rPr>
          <w:rFonts w:ascii="Calibri" w:eastAsia="Calibri" w:hAnsi="Calibri" w:cs="Calibri"/>
          <w:highlight w:val="lightGray"/>
        </w:rPr>
        <w:t>add</w:t>
      </w:r>
      <w:r w:rsidRPr="00881306">
        <w:rPr>
          <w:rFonts w:ascii="Calibri" w:eastAsia="Calibri" w:hAnsi="Calibri" w:cs="Calibri"/>
          <w:highlight w:val="lightGray"/>
        </w:rPr>
        <w:t xml:space="preserve"> the applicable </w:t>
      </w:r>
      <w:r w:rsidR="00881306">
        <w:rPr>
          <w:rFonts w:ascii="Calibri" w:eastAsia="Calibri" w:hAnsi="Calibri" w:cs="Calibri"/>
          <w:highlight w:val="lightGray"/>
        </w:rPr>
        <w:t>sites</w:t>
      </w:r>
      <w:r w:rsidRPr="00881306">
        <w:rPr>
          <w:rFonts w:ascii="Calibri" w:eastAsia="Calibri" w:hAnsi="Calibri" w:cs="Calibri"/>
          <w:highlight w:val="lightGray"/>
        </w:rPr>
        <w:t xml:space="preserve"> that are within the scope of the ISMS. </w:t>
      </w:r>
      <w:r w:rsidR="1790BC90" w:rsidRPr="00881306">
        <w:rPr>
          <w:rFonts w:ascii="Calibri" w:eastAsia="Calibri" w:hAnsi="Calibri" w:cs="Calibri"/>
          <w:highlight w:val="lightGray"/>
        </w:rPr>
        <w:t xml:space="preserve">Consider all </w:t>
      </w:r>
      <w:r w:rsidR="001C2888">
        <w:rPr>
          <w:rFonts w:ascii="Calibri" w:eastAsia="Calibri" w:hAnsi="Calibri" w:cs="Calibri"/>
          <w:highlight w:val="lightGray"/>
        </w:rPr>
        <w:t>sites and facilities</w:t>
      </w:r>
      <w:r w:rsidR="1790BC90" w:rsidRPr="00881306">
        <w:rPr>
          <w:rFonts w:ascii="Calibri" w:eastAsia="Calibri" w:hAnsi="Calibri" w:cs="Calibri"/>
          <w:highlight w:val="lightGray"/>
        </w:rPr>
        <w:t xml:space="preserve"> such as Headquarters, Branch Offices, Regional Offices, Data Centers, Warehouses, Field Si</w:t>
      </w:r>
      <w:r w:rsidR="5FFA9BDB" w:rsidRPr="00881306">
        <w:rPr>
          <w:rFonts w:ascii="Calibri" w:eastAsia="Calibri" w:hAnsi="Calibri" w:cs="Calibri"/>
          <w:highlight w:val="lightGray"/>
        </w:rPr>
        <w:t>te, Retail Office, Manufacturing Site</w:t>
      </w:r>
      <w:r w:rsidR="001C2888">
        <w:rPr>
          <w:rFonts w:ascii="Calibri" w:eastAsia="Calibri" w:hAnsi="Calibri" w:cs="Calibri"/>
          <w:highlight w:val="lightGray"/>
        </w:rPr>
        <w:t>, etc.</w:t>
      </w:r>
    </w:p>
    <w:p w14:paraId="5B97DAF5" w14:textId="6881F702" w:rsidR="2244899A" w:rsidRDefault="2244899A" w:rsidP="2244899A">
      <w:pPr>
        <w:ind w:left="0"/>
      </w:pPr>
    </w:p>
    <w:p w14:paraId="22973359" w14:textId="6C05F696" w:rsidR="009C4EF4" w:rsidRDefault="5A57D1BA" w:rsidP="00616088">
      <w:pPr>
        <w:rPr>
          <w:b/>
          <w:bCs/>
        </w:rPr>
      </w:pPr>
      <w:r w:rsidRPr="2244899A">
        <w:rPr>
          <w:b/>
          <w:bCs/>
        </w:rPr>
        <w:t xml:space="preserve">Physical </w:t>
      </w:r>
      <w:r w:rsidR="10CA83F7" w:rsidRPr="2244899A">
        <w:rPr>
          <w:b/>
          <w:bCs/>
        </w:rPr>
        <w:t>Sites</w:t>
      </w:r>
    </w:p>
    <w:p w14:paraId="65FC4C13" w14:textId="64AE72A9" w:rsidR="27D8CE7E" w:rsidRDefault="27D8CE7E" w:rsidP="27D8CE7E">
      <w:pPr>
        <w:ind w:left="1287"/>
      </w:pPr>
    </w:p>
    <w:tbl>
      <w:tblPr>
        <w:tblStyle w:val="TableGrid"/>
        <w:tblW w:w="9467" w:type="dxa"/>
        <w:tblInd w:w="562" w:type="dxa"/>
        <w:tblLayout w:type="fixed"/>
        <w:tblLook w:val="06A0" w:firstRow="1" w:lastRow="0" w:firstColumn="1" w:lastColumn="0" w:noHBand="1" w:noVBand="1"/>
      </w:tblPr>
      <w:tblGrid>
        <w:gridCol w:w="2877"/>
        <w:gridCol w:w="3405"/>
        <w:gridCol w:w="3185"/>
      </w:tblGrid>
      <w:tr w:rsidR="27D8CE7E" w14:paraId="1F638804" w14:textId="77777777" w:rsidTr="00976387">
        <w:trPr>
          <w:trHeight w:val="480"/>
        </w:trPr>
        <w:tc>
          <w:tcPr>
            <w:tcW w:w="2877" w:type="dxa"/>
            <w:shd w:val="clear" w:color="auto" w:fill="F2F2F2" w:themeFill="background1" w:themeFillShade="F2"/>
            <w:vAlign w:val="center"/>
          </w:tcPr>
          <w:p w14:paraId="56C6B65C" w14:textId="2D1CD223" w:rsidR="0E2FE151" w:rsidRDefault="0E2FE151" w:rsidP="00976387">
            <w:pPr>
              <w:jc w:val="left"/>
              <w:rPr>
                <w:rFonts w:ascii="Calibri" w:eastAsia="Calibri" w:hAnsi="Calibri" w:cs="Calibri"/>
                <w:b/>
                <w:bCs/>
              </w:rPr>
            </w:pPr>
            <w:r w:rsidRPr="27D8CE7E">
              <w:rPr>
                <w:rFonts w:ascii="Calibri" w:eastAsia="Calibri" w:hAnsi="Calibri" w:cs="Calibri"/>
                <w:b/>
                <w:bCs/>
              </w:rPr>
              <w:t>Site Name</w:t>
            </w:r>
          </w:p>
        </w:tc>
        <w:tc>
          <w:tcPr>
            <w:tcW w:w="3405" w:type="dxa"/>
            <w:shd w:val="clear" w:color="auto" w:fill="F2F2F2" w:themeFill="background1" w:themeFillShade="F2"/>
            <w:vAlign w:val="center"/>
          </w:tcPr>
          <w:p w14:paraId="4702228F" w14:textId="376CCCF5" w:rsidR="27D8CE7E" w:rsidRDefault="27D8CE7E" w:rsidP="00976387">
            <w:pPr>
              <w:jc w:val="left"/>
              <w:rPr>
                <w:rFonts w:ascii="Calibri" w:eastAsia="Calibri" w:hAnsi="Calibri" w:cs="Calibri"/>
                <w:b/>
                <w:bCs/>
              </w:rPr>
            </w:pPr>
            <w:r w:rsidRPr="27D8CE7E">
              <w:rPr>
                <w:rFonts w:ascii="Calibri" w:eastAsia="Calibri" w:hAnsi="Calibri" w:cs="Calibri"/>
                <w:b/>
                <w:bCs/>
              </w:rPr>
              <w:t>Ad</w:t>
            </w:r>
            <w:r w:rsidR="00976387">
              <w:rPr>
                <w:rFonts w:ascii="Calibri" w:eastAsia="Calibri" w:hAnsi="Calibri" w:cs="Calibri"/>
                <w:b/>
                <w:bCs/>
              </w:rPr>
              <w:t>d</w:t>
            </w:r>
            <w:r w:rsidRPr="27D8CE7E">
              <w:rPr>
                <w:rFonts w:ascii="Calibri" w:eastAsia="Calibri" w:hAnsi="Calibri" w:cs="Calibri"/>
                <w:b/>
                <w:bCs/>
              </w:rPr>
              <w:t>ress</w:t>
            </w:r>
          </w:p>
        </w:tc>
        <w:tc>
          <w:tcPr>
            <w:tcW w:w="3185" w:type="dxa"/>
            <w:shd w:val="clear" w:color="auto" w:fill="F2F2F2" w:themeFill="background1" w:themeFillShade="F2"/>
            <w:vAlign w:val="center"/>
          </w:tcPr>
          <w:p w14:paraId="2D5302FC" w14:textId="7D55A79A" w:rsidR="27D8CE7E" w:rsidRDefault="27D8CE7E" w:rsidP="00976387">
            <w:pPr>
              <w:jc w:val="left"/>
              <w:rPr>
                <w:rFonts w:ascii="Calibri" w:eastAsia="Calibri" w:hAnsi="Calibri" w:cs="Calibri"/>
                <w:b/>
                <w:bCs/>
              </w:rPr>
            </w:pPr>
            <w:r w:rsidRPr="27D8CE7E">
              <w:rPr>
                <w:rFonts w:ascii="Calibri" w:eastAsia="Calibri" w:hAnsi="Calibri" w:cs="Calibri"/>
                <w:b/>
                <w:bCs/>
              </w:rPr>
              <w:t>Note</w:t>
            </w:r>
          </w:p>
        </w:tc>
      </w:tr>
      <w:tr w:rsidR="27D8CE7E" w14:paraId="22A1A98D" w14:textId="77777777" w:rsidTr="00976387">
        <w:trPr>
          <w:trHeight w:val="300"/>
        </w:trPr>
        <w:tc>
          <w:tcPr>
            <w:tcW w:w="2877" w:type="dxa"/>
          </w:tcPr>
          <w:p w14:paraId="09FC232F" w14:textId="2DAD876D" w:rsidR="1E8A99B2" w:rsidRDefault="1E8A99B2" w:rsidP="27D8CE7E">
            <w:pPr>
              <w:spacing w:line="259" w:lineRule="auto"/>
            </w:pPr>
            <w:r w:rsidRPr="27D8CE7E">
              <w:rPr>
                <w:rFonts w:ascii="Calibri" w:eastAsia="Calibri" w:hAnsi="Calibri" w:cs="Calibri"/>
                <w:i/>
                <w:iCs/>
                <w:highlight w:val="yellow"/>
              </w:rPr>
              <w:t>Munich Office</w:t>
            </w:r>
          </w:p>
        </w:tc>
        <w:tc>
          <w:tcPr>
            <w:tcW w:w="3405" w:type="dxa"/>
          </w:tcPr>
          <w:p w14:paraId="415D56DF" w14:textId="34E16EB2" w:rsidR="27D8CE7E" w:rsidRDefault="27D8CE7E" w:rsidP="27D8CE7E">
            <w:pPr>
              <w:rPr>
                <w:rFonts w:ascii="Calibri" w:eastAsia="Calibri" w:hAnsi="Calibri" w:cs="Calibri"/>
                <w:i/>
                <w:iCs/>
                <w:highlight w:val="yellow"/>
              </w:rPr>
            </w:pPr>
            <w:proofErr w:type="spellStart"/>
            <w:r w:rsidRPr="27D8CE7E">
              <w:rPr>
                <w:rFonts w:ascii="Calibri" w:eastAsia="Calibri" w:hAnsi="Calibri" w:cs="Calibri"/>
                <w:i/>
                <w:iCs/>
                <w:highlight w:val="yellow"/>
              </w:rPr>
              <w:t>Klosterhofstraße</w:t>
            </w:r>
            <w:proofErr w:type="spellEnd"/>
            <w:r w:rsidRPr="27D8CE7E">
              <w:rPr>
                <w:rFonts w:ascii="Calibri" w:eastAsia="Calibri" w:hAnsi="Calibri" w:cs="Calibri"/>
                <w:i/>
                <w:iCs/>
                <w:highlight w:val="yellow"/>
              </w:rPr>
              <w:t xml:space="preserve"> 6, 80331 Munich</w:t>
            </w:r>
          </w:p>
        </w:tc>
        <w:tc>
          <w:tcPr>
            <w:tcW w:w="3185" w:type="dxa"/>
          </w:tcPr>
          <w:p w14:paraId="1809EEFE" w14:textId="384287F5" w:rsidR="4F1F1677" w:rsidRDefault="4F1F1677" w:rsidP="27D8CE7E">
            <w:pPr>
              <w:spacing w:line="259" w:lineRule="auto"/>
            </w:pPr>
            <w:r w:rsidRPr="27D8CE7E">
              <w:rPr>
                <w:rFonts w:ascii="Calibri" w:eastAsia="Calibri" w:hAnsi="Calibri" w:cs="Calibri"/>
                <w:i/>
                <w:iCs/>
                <w:highlight w:val="yellow"/>
              </w:rPr>
              <w:t xml:space="preserve">Main office </w:t>
            </w:r>
          </w:p>
        </w:tc>
      </w:tr>
      <w:tr w:rsidR="27D8CE7E" w14:paraId="32C72460" w14:textId="77777777" w:rsidTr="00976387">
        <w:trPr>
          <w:trHeight w:val="300"/>
        </w:trPr>
        <w:tc>
          <w:tcPr>
            <w:tcW w:w="2877" w:type="dxa"/>
          </w:tcPr>
          <w:p w14:paraId="6A4BB600" w14:textId="2B2A2A70" w:rsidR="4F1F1677" w:rsidRDefault="4F1F1677" w:rsidP="27D8CE7E">
            <w:pPr>
              <w:rPr>
                <w:rFonts w:ascii="Calibri" w:eastAsia="Calibri" w:hAnsi="Calibri" w:cs="Calibri"/>
                <w:i/>
                <w:iCs/>
                <w:highlight w:val="yellow"/>
              </w:rPr>
            </w:pPr>
            <w:r w:rsidRPr="27D8CE7E">
              <w:rPr>
                <w:rFonts w:ascii="Calibri" w:eastAsia="Calibri" w:hAnsi="Calibri" w:cs="Calibri"/>
                <w:i/>
                <w:iCs/>
                <w:highlight w:val="yellow"/>
              </w:rPr>
              <w:t>Berlin Office</w:t>
            </w:r>
          </w:p>
        </w:tc>
        <w:tc>
          <w:tcPr>
            <w:tcW w:w="3405" w:type="dxa"/>
          </w:tcPr>
          <w:p w14:paraId="06D10410" w14:textId="2842F94D" w:rsidR="4F1F1677" w:rsidRDefault="4F1F1677" w:rsidP="27D8CE7E">
            <w:pPr>
              <w:rPr>
                <w:rFonts w:ascii="Calibri" w:eastAsia="Calibri" w:hAnsi="Calibri" w:cs="Calibri"/>
                <w:i/>
                <w:iCs/>
                <w:highlight w:val="yellow"/>
              </w:rPr>
            </w:pPr>
            <w:proofErr w:type="spellStart"/>
            <w:r w:rsidRPr="27D8CE7E">
              <w:rPr>
                <w:rFonts w:ascii="Calibri" w:eastAsia="Calibri" w:hAnsi="Calibri" w:cs="Calibri"/>
                <w:i/>
                <w:iCs/>
                <w:highlight w:val="yellow"/>
              </w:rPr>
              <w:t>Wienerstraße</w:t>
            </w:r>
            <w:proofErr w:type="spellEnd"/>
            <w:r w:rsidRPr="27D8CE7E">
              <w:rPr>
                <w:rFonts w:ascii="Calibri" w:eastAsia="Calibri" w:hAnsi="Calibri" w:cs="Calibri"/>
                <w:i/>
                <w:iCs/>
                <w:highlight w:val="yellow"/>
              </w:rPr>
              <w:t xml:space="preserve"> 9. 10999 Berlin</w:t>
            </w:r>
          </w:p>
        </w:tc>
        <w:tc>
          <w:tcPr>
            <w:tcW w:w="3185" w:type="dxa"/>
          </w:tcPr>
          <w:p w14:paraId="5C29669F" w14:textId="7E4AA713" w:rsidR="4F1F1677" w:rsidRDefault="4F1F1677" w:rsidP="27D8CE7E">
            <w:pPr>
              <w:rPr>
                <w:rFonts w:ascii="Calibri" w:eastAsia="Calibri" w:hAnsi="Calibri" w:cs="Calibri"/>
                <w:i/>
                <w:iCs/>
                <w:highlight w:val="yellow"/>
              </w:rPr>
            </w:pPr>
            <w:r w:rsidRPr="27D8CE7E">
              <w:rPr>
                <w:rFonts w:ascii="Calibri" w:eastAsia="Calibri" w:hAnsi="Calibri" w:cs="Calibri"/>
                <w:i/>
                <w:iCs/>
                <w:highlight w:val="yellow"/>
              </w:rPr>
              <w:t xml:space="preserve">Berlin Satellite Office </w:t>
            </w:r>
          </w:p>
        </w:tc>
      </w:tr>
      <w:tr w:rsidR="27D8CE7E" w14:paraId="3973968C" w14:textId="77777777" w:rsidTr="00976387">
        <w:trPr>
          <w:trHeight w:val="300"/>
        </w:trPr>
        <w:tc>
          <w:tcPr>
            <w:tcW w:w="2877" w:type="dxa"/>
          </w:tcPr>
          <w:p w14:paraId="39B90E57" w14:textId="73E8302D" w:rsidR="4F1F1677" w:rsidRDefault="4F1F1677" w:rsidP="27D8CE7E">
            <w:pPr>
              <w:rPr>
                <w:rFonts w:ascii="Calibri" w:eastAsia="Calibri" w:hAnsi="Calibri" w:cs="Calibri"/>
                <w:i/>
                <w:iCs/>
                <w:highlight w:val="yellow"/>
              </w:rPr>
            </w:pPr>
            <w:r w:rsidRPr="27D8CE7E">
              <w:rPr>
                <w:rFonts w:ascii="Calibri" w:eastAsia="Calibri" w:hAnsi="Calibri" w:cs="Calibri"/>
                <w:i/>
                <w:iCs/>
                <w:highlight w:val="yellow"/>
              </w:rPr>
              <w:t>Remote Working Locations</w:t>
            </w:r>
          </w:p>
        </w:tc>
        <w:tc>
          <w:tcPr>
            <w:tcW w:w="3405" w:type="dxa"/>
          </w:tcPr>
          <w:p w14:paraId="70E8EEE5" w14:textId="392FE81D" w:rsidR="27D8CE7E" w:rsidRDefault="27D8CE7E" w:rsidP="27D8CE7E">
            <w:pPr>
              <w:pStyle w:val="ListParagraph"/>
              <w:numPr>
                <w:ilvl w:val="0"/>
                <w:numId w:val="1"/>
              </w:numPr>
              <w:rPr>
                <w:rFonts w:ascii="Calibri" w:eastAsia="Calibri" w:hAnsi="Calibri" w:cs="Calibri"/>
                <w:i/>
                <w:iCs/>
                <w:highlight w:val="yellow"/>
              </w:rPr>
            </w:pPr>
          </w:p>
        </w:tc>
        <w:tc>
          <w:tcPr>
            <w:tcW w:w="3185" w:type="dxa"/>
          </w:tcPr>
          <w:p w14:paraId="4B0E5A59" w14:textId="2D24DF5B" w:rsidR="4F1F1677" w:rsidRDefault="4F1F1677" w:rsidP="27D8CE7E">
            <w:pPr>
              <w:rPr>
                <w:rFonts w:ascii="Calibri" w:eastAsia="Calibri" w:hAnsi="Calibri" w:cs="Calibri"/>
                <w:i/>
                <w:iCs/>
                <w:highlight w:val="yellow"/>
              </w:rPr>
            </w:pPr>
            <w:r w:rsidRPr="27D8CE7E">
              <w:rPr>
                <w:rFonts w:ascii="Calibri" w:eastAsia="Calibri" w:hAnsi="Calibri" w:cs="Calibri"/>
                <w:i/>
                <w:iCs/>
                <w:highlight w:val="yellow"/>
              </w:rPr>
              <w:t xml:space="preserve">Remote Working is allowed – see remote work policy </w:t>
            </w:r>
          </w:p>
        </w:tc>
      </w:tr>
      <w:tr w:rsidR="27D8CE7E" w14:paraId="17704E35" w14:textId="77777777" w:rsidTr="00976387">
        <w:trPr>
          <w:trHeight w:val="300"/>
        </w:trPr>
        <w:tc>
          <w:tcPr>
            <w:tcW w:w="2877" w:type="dxa"/>
          </w:tcPr>
          <w:p w14:paraId="0EB4415F" w14:textId="6E42B5DC" w:rsidR="4F1F1677" w:rsidRDefault="4F1F1677" w:rsidP="27D8CE7E">
            <w:pPr>
              <w:rPr>
                <w:rFonts w:ascii="Calibri" w:eastAsia="Calibri" w:hAnsi="Calibri" w:cs="Calibri"/>
                <w:highlight w:val="yellow"/>
              </w:rPr>
            </w:pPr>
            <w:r w:rsidRPr="27D8CE7E">
              <w:rPr>
                <w:rFonts w:ascii="Calibri" w:eastAsia="Calibri" w:hAnsi="Calibri" w:cs="Calibri"/>
                <w:highlight w:val="yellow"/>
              </w:rPr>
              <w:lastRenderedPageBreak/>
              <w:t>...</w:t>
            </w:r>
          </w:p>
        </w:tc>
        <w:tc>
          <w:tcPr>
            <w:tcW w:w="3405" w:type="dxa"/>
          </w:tcPr>
          <w:p w14:paraId="7F62FEA4" w14:textId="3CB8C049" w:rsidR="4F1F1677" w:rsidRDefault="4F1F1677" w:rsidP="27D8CE7E">
            <w:pPr>
              <w:rPr>
                <w:rFonts w:ascii="Calibri" w:eastAsia="Calibri" w:hAnsi="Calibri" w:cs="Calibri"/>
                <w:highlight w:val="yellow"/>
              </w:rPr>
            </w:pPr>
            <w:r w:rsidRPr="27D8CE7E">
              <w:rPr>
                <w:rFonts w:ascii="Calibri" w:eastAsia="Calibri" w:hAnsi="Calibri" w:cs="Calibri"/>
                <w:highlight w:val="yellow"/>
              </w:rPr>
              <w:t>...</w:t>
            </w:r>
          </w:p>
        </w:tc>
        <w:tc>
          <w:tcPr>
            <w:tcW w:w="3185" w:type="dxa"/>
          </w:tcPr>
          <w:p w14:paraId="3F699B13" w14:textId="454AD44A" w:rsidR="4F1F1677" w:rsidRDefault="4F1F1677" w:rsidP="27D8CE7E">
            <w:pPr>
              <w:rPr>
                <w:rFonts w:ascii="Calibri" w:eastAsia="Calibri" w:hAnsi="Calibri" w:cs="Calibri"/>
                <w:highlight w:val="yellow"/>
              </w:rPr>
            </w:pPr>
            <w:r w:rsidRPr="27D8CE7E">
              <w:rPr>
                <w:rFonts w:ascii="Calibri" w:eastAsia="Calibri" w:hAnsi="Calibri" w:cs="Calibri"/>
                <w:highlight w:val="yellow"/>
              </w:rPr>
              <w:t>...</w:t>
            </w:r>
          </w:p>
        </w:tc>
      </w:tr>
    </w:tbl>
    <w:p w14:paraId="0064AFF6" w14:textId="77777777" w:rsidR="009C4EF4" w:rsidRPr="00616088" w:rsidRDefault="009C4EF4" w:rsidP="00616088"/>
    <w:p w14:paraId="11A7E5D0" w14:textId="226D3EE1" w:rsidR="004E638D" w:rsidRDefault="0FB1C9F2" w:rsidP="004E638D">
      <w:pPr>
        <w:pStyle w:val="Heading2"/>
      </w:pPr>
      <w:bookmarkStart w:id="12" w:name="_Toc174536909"/>
      <w:r w:rsidRPr="1858F072">
        <w:t>ICT S</w:t>
      </w:r>
      <w:r w:rsidR="2415FF5A" w:rsidRPr="1858F072">
        <w:t>cope</w:t>
      </w:r>
      <w:bookmarkEnd w:id="12"/>
    </w:p>
    <w:p w14:paraId="54120CC9" w14:textId="53816D0F" w:rsidR="00A50388" w:rsidRDefault="00A50388" w:rsidP="00A50388"/>
    <w:p w14:paraId="6F775386" w14:textId="77777777" w:rsidR="00A50388" w:rsidRDefault="188D9535" w:rsidP="00A50388">
      <w:r w:rsidRPr="27D8CE7E">
        <w:t>The ICT scope specifies information and communications technology that is within the scope of the ISMS. The boundaries between components outside and inside of the scope are described as well.</w:t>
      </w:r>
    </w:p>
    <w:p w14:paraId="47B23C9C" w14:textId="77777777" w:rsidR="000A1511" w:rsidRDefault="000A1511" w:rsidP="00A50388"/>
    <w:p w14:paraId="678B3FE5" w14:textId="77777777" w:rsidR="000A1511" w:rsidRPr="000A1511" w:rsidRDefault="000A1511" w:rsidP="000A1511">
      <w:pPr>
        <w:rPr>
          <w:lang w:val="en-GB"/>
        </w:rPr>
      </w:pPr>
      <w:r w:rsidRPr="000A1511">
        <w:rPr>
          <w:lang w:val="en-GB"/>
        </w:rPr>
        <w:t>The following ICT assets are included within the ISMS scope:</w:t>
      </w:r>
    </w:p>
    <w:p w14:paraId="641F31EB" w14:textId="77777777" w:rsidR="000A1511" w:rsidRPr="000A1511" w:rsidRDefault="000A1511" w:rsidP="000A1511">
      <w:pPr>
        <w:rPr>
          <w:lang w:val="en-GB"/>
        </w:rPr>
      </w:pPr>
    </w:p>
    <w:p w14:paraId="1BCAFCA2" w14:textId="4B695DD2" w:rsidR="000A1511" w:rsidRPr="000A1511" w:rsidRDefault="000A1511" w:rsidP="000A1511">
      <w:pPr>
        <w:pStyle w:val="ListParagraph"/>
        <w:numPr>
          <w:ilvl w:val="0"/>
          <w:numId w:val="39"/>
        </w:numPr>
        <w:rPr>
          <w:highlight w:val="yellow"/>
          <w:lang w:val="en-GB"/>
        </w:rPr>
      </w:pPr>
      <w:r w:rsidRPr="000A1511">
        <w:rPr>
          <w:b/>
          <w:bCs/>
          <w:highlight w:val="yellow"/>
          <w:lang w:val="en-GB"/>
        </w:rPr>
        <w:t>Hardware</w:t>
      </w:r>
      <w:r w:rsidRPr="000A1511">
        <w:rPr>
          <w:highlight w:val="yellow"/>
          <w:lang w:val="en-GB"/>
        </w:rPr>
        <w:t>: Servers, workstations, mobile devices, network devices (routers, switches, firewalls), storage systems, and backup devices.</w:t>
      </w:r>
    </w:p>
    <w:p w14:paraId="554A9AC8" w14:textId="10D658A8" w:rsidR="000A1511" w:rsidRPr="000A1511" w:rsidRDefault="000A1511" w:rsidP="000A1511">
      <w:pPr>
        <w:pStyle w:val="ListParagraph"/>
        <w:numPr>
          <w:ilvl w:val="0"/>
          <w:numId w:val="39"/>
        </w:numPr>
        <w:rPr>
          <w:highlight w:val="yellow"/>
          <w:lang w:val="en-GB"/>
        </w:rPr>
      </w:pPr>
      <w:r w:rsidRPr="000A1511">
        <w:rPr>
          <w:b/>
          <w:bCs/>
          <w:highlight w:val="yellow"/>
          <w:lang w:val="en-GB"/>
        </w:rPr>
        <w:t>Software</w:t>
      </w:r>
      <w:r w:rsidRPr="000A1511">
        <w:rPr>
          <w:highlight w:val="yellow"/>
          <w:lang w:val="en-GB"/>
        </w:rPr>
        <w:t>: Operating systems, business applications, databases, middleware, and security management tools.</w:t>
      </w:r>
    </w:p>
    <w:p w14:paraId="2A20D2E2" w14:textId="1EABBB07" w:rsidR="000A1511" w:rsidRPr="000A1511" w:rsidRDefault="000A1511" w:rsidP="000A1511">
      <w:pPr>
        <w:pStyle w:val="ListParagraph"/>
        <w:numPr>
          <w:ilvl w:val="0"/>
          <w:numId w:val="39"/>
        </w:numPr>
        <w:rPr>
          <w:highlight w:val="yellow"/>
          <w:lang w:val="en-GB"/>
        </w:rPr>
      </w:pPr>
      <w:r w:rsidRPr="000A1511">
        <w:rPr>
          <w:b/>
          <w:bCs/>
          <w:highlight w:val="yellow"/>
          <w:lang w:val="en-GB"/>
        </w:rPr>
        <w:t>Network Infrastructure</w:t>
      </w:r>
      <w:r w:rsidRPr="000A1511">
        <w:rPr>
          <w:highlight w:val="yellow"/>
          <w:lang w:val="en-GB"/>
        </w:rPr>
        <w:t>: Local Area Networks (LAN), Wide Area Networks (WAN), internet gateways, VPNs, wireless networks, and cloud infrastructure.</w:t>
      </w:r>
    </w:p>
    <w:p w14:paraId="4846F4FA" w14:textId="5B4CB333" w:rsidR="000A1511" w:rsidRPr="000A1511" w:rsidRDefault="000A1511" w:rsidP="000A1511">
      <w:pPr>
        <w:pStyle w:val="ListParagraph"/>
        <w:numPr>
          <w:ilvl w:val="0"/>
          <w:numId w:val="39"/>
        </w:numPr>
        <w:rPr>
          <w:highlight w:val="yellow"/>
          <w:lang w:val="en-GB"/>
        </w:rPr>
      </w:pPr>
      <w:r w:rsidRPr="000A1511">
        <w:rPr>
          <w:b/>
          <w:bCs/>
          <w:highlight w:val="yellow"/>
          <w:lang w:val="en-GB"/>
        </w:rPr>
        <w:t>Communication Systems</w:t>
      </w:r>
      <w:r w:rsidRPr="000A1511">
        <w:rPr>
          <w:highlight w:val="yellow"/>
          <w:lang w:val="en-GB"/>
        </w:rPr>
        <w:t>: Email servers, VoIP systems, messaging platforms, and other communication tools.</w:t>
      </w:r>
    </w:p>
    <w:p w14:paraId="65310298" w14:textId="4ADD4615" w:rsidR="000A1511" w:rsidRPr="000A1511" w:rsidRDefault="000A1511" w:rsidP="000A1511">
      <w:pPr>
        <w:pStyle w:val="ListParagraph"/>
        <w:numPr>
          <w:ilvl w:val="0"/>
          <w:numId w:val="39"/>
        </w:numPr>
        <w:rPr>
          <w:highlight w:val="yellow"/>
          <w:lang w:val="en-GB"/>
        </w:rPr>
      </w:pPr>
      <w:r w:rsidRPr="000A1511">
        <w:rPr>
          <w:b/>
          <w:bCs/>
          <w:highlight w:val="yellow"/>
          <w:lang w:val="en-GB"/>
        </w:rPr>
        <w:t>Cloud Services</w:t>
      </w:r>
      <w:r w:rsidRPr="000A1511">
        <w:rPr>
          <w:highlight w:val="yellow"/>
          <w:lang w:val="en-GB"/>
        </w:rPr>
        <w:t>: Software-as-a-Service (SaaS), Platform-as-a-Service (PaaS), and Infrastructure-as-a-Service (IaaS) solutions used within the organization.</w:t>
      </w:r>
    </w:p>
    <w:p w14:paraId="243D7104" w14:textId="61E9C806" w:rsidR="000A1511" w:rsidRPr="000A1511" w:rsidRDefault="000A1511" w:rsidP="000A1511">
      <w:pPr>
        <w:pStyle w:val="ListParagraph"/>
        <w:numPr>
          <w:ilvl w:val="0"/>
          <w:numId w:val="39"/>
        </w:numPr>
        <w:rPr>
          <w:highlight w:val="yellow"/>
          <w:lang w:val="en-GB"/>
        </w:rPr>
      </w:pPr>
      <w:r w:rsidRPr="000A1511">
        <w:rPr>
          <w:b/>
          <w:bCs/>
          <w:highlight w:val="yellow"/>
          <w:lang w:val="en-GB"/>
        </w:rPr>
        <w:t>Data Repositories</w:t>
      </w:r>
      <w:r w:rsidRPr="000A1511">
        <w:rPr>
          <w:highlight w:val="yellow"/>
          <w:lang w:val="en-GB"/>
        </w:rPr>
        <w:t>: Databases, file servers, and cloud storage environments used for storing, processing, and transmitting information.</w:t>
      </w:r>
    </w:p>
    <w:p w14:paraId="64255A3A" w14:textId="317DD1A5" w:rsidR="000A1511" w:rsidRPr="000A1511" w:rsidRDefault="000A1511" w:rsidP="000A1511">
      <w:pPr>
        <w:pStyle w:val="ListParagraph"/>
        <w:numPr>
          <w:ilvl w:val="0"/>
          <w:numId w:val="39"/>
        </w:numPr>
        <w:rPr>
          <w:highlight w:val="yellow"/>
          <w:lang w:val="en-GB"/>
        </w:rPr>
      </w:pPr>
      <w:r w:rsidRPr="000A1511">
        <w:rPr>
          <w:b/>
          <w:bCs/>
          <w:highlight w:val="yellow"/>
          <w:lang w:val="en-GB"/>
        </w:rPr>
        <w:t>Third-Party Systems</w:t>
      </w:r>
      <w:r w:rsidRPr="000A1511">
        <w:rPr>
          <w:highlight w:val="yellow"/>
          <w:lang w:val="en-GB"/>
        </w:rPr>
        <w:t>: Any outsourced or third-party managed ICT services or infrastructure that impact information security.</w:t>
      </w:r>
    </w:p>
    <w:p w14:paraId="0803509F" w14:textId="77777777" w:rsidR="000A1511" w:rsidRPr="000A1511" w:rsidRDefault="000A1511" w:rsidP="000A1511">
      <w:pPr>
        <w:rPr>
          <w:lang w:val="en-GB"/>
        </w:rPr>
      </w:pPr>
    </w:p>
    <w:p w14:paraId="77329645" w14:textId="77777777" w:rsidR="00E00D3C" w:rsidRDefault="00E00D3C" w:rsidP="00E00D3C">
      <w:pPr>
        <w:rPr>
          <w:lang w:val="en-GB"/>
        </w:rPr>
      </w:pPr>
      <w:r w:rsidRPr="00E00D3C">
        <w:rPr>
          <w:lang w:val="en-GB"/>
        </w:rPr>
        <w:t xml:space="preserve">The scope of the Information and Communication Technology (ICT) within the ISMS is defined by the following boundaries and interfaces. </w:t>
      </w:r>
    </w:p>
    <w:p w14:paraId="438CC2D4" w14:textId="77777777" w:rsidR="00E00D3C" w:rsidRDefault="00E00D3C" w:rsidP="00E00D3C">
      <w:pPr>
        <w:rPr>
          <w:lang w:val="en-GB"/>
        </w:rPr>
      </w:pPr>
    </w:p>
    <w:p w14:paraId="1A4836C0" w14:textId="53BF78E8" w:rsidR="00E00D3C" w:rsidRPr="00E00D3C" w:rsidRDefault="00E00D3C" w:rsidP="00E00D3C">
      <w:pPr>
        <w:rPr>
          <w:lang w:val="en-GB"/>
        </w:rPr>
      </w:pPr>
      <w:r w:rsidRPr="00E00D3C">
        <w:rPr>
          <w:highlight w:val="lightGray"/>
          <w:lang w:val="en-GB"/>
        </w:rPr>
        <w:t>Please provide a detailed description to explain how these boundaries and interfaces are defined in the context of your organization’s ICT infrastructure:</w:t>
      </w:r>
    </w:p>
    <w:p w14:paraId="5F692E01" w14:textId="77777777" w:rsidR="00E00D3C" w:rsidRPr="00E00D3C" w:rsidRDefault="00E00D3C" w:rsidP="00E00D3C">
      <w:pPr>
        <w:rPr>
          <w:lang w:val="en-GB"/>
        </w:rPr>
      </w:pPr>
    </w:p>
    <w:p w14:paraId="6116B66D" w14:textId="16EAD69A" w:rsidR="00E00D3C" w:rsidRPr="00E00D3C" w:rsidRDefault="00E00D3C" w:rsidP="00E00D3C">
      <w:pPr>
        <w:rPr>
          <w:lang w:val="en-GB"/>
        </w:rPr>
      </w:pPr>
      <w:r w:rsidRPr="00E00D3C">
        <w:rPr>
          <w:b/>
          <w:bCs/>
          <w:lang w:val="en-GB"/>
        </w:rPr>
        <w:t>Physical Boundaries</w:t>
      </w:r>
    </w:p>
    <w:p w14:paraId="3F615A2D" w14:textId="77777777" w:rsidR="00E00D3C" w:rsidRDefault="00E00D3C" w:rsidP="00E00D3C">
      <w:pPr>
        <w:rPr>
          <w:lang w:val="en-GB"/>
        </w:rPr>
      </w:pPr>
      <w:r w:rsidRPr="00E00D3C">
        <w:rPr>
          <w:highlight w:val="lightGray"/>
          <w:lang w:val="en-GB"/>
        </w:rPr>
        <w:t xml:space="preserve">Describe the physical locations where the ICT assets are housed, including data </w:t>
      </w:r>
      <w:proofErr w:type="spellStart"/>
      <w:r w:rsidRPr="00E00D3C">
        <w:rPr>
          <w:highlight w:val="lightGray"/>
          <w:lang w:val="en-GB"/>
        </w:rPr>
        <w:t>centers</w:t>
      </w:r>
      <w:proofErr w:type="spellEnd"/>
      <w:r w:rsidRPr="00E00D3C">
        <w:rPr>
          <w:highlight w:val="lightGray"/>
          <w:lang w:val="en-GB"/>
        </w:rPr>
        <w:t>, offices, remote locations, or cloud environments. Specify how physical security controls and geographical considerations affect the ISMS.</w:t>
      </w:r>
    </w:p>
    <w:p w14:paraId="235B4CAA" w14:textId="77777777" w:rsidR="00E00D3C" w:rsidRPr="00E00D3C" w:rsidRDefault="00E00D3C" w:rsidP="00E00D3C">
      <w:pPr>
        <w:rPr>
          <w:lang w:val="en-GB"/>
        </w:rPr>
      </w:pPr>
    </w:p>
    <w:p w14:paraId="14CD3D60" w14:textId="77777777" w:rsidR="00E00D3C" w:rsidRDefault="00E00D3C" w:rsidP="00E00D3C">
      <w:pPr>
        <w:rPr>
          <w:lang w:val="en-GB"/>
        </w:rPr>
      </w:pPr>
      <w:r w:rsidRPr="00E00D3C">
        <w:rPr>
          <w:highlight w:val="lightGray"/>
          <w:lang w:val="en-GB"/>
        </w:rPr>
        <w:t>Example:</w:t>
      </w:r>
    </w:p>
    <w:p w14:paraId="05F5F4B7" w14:textId="77777777" w:rsidR="00E00D3C" w:rsidRPr="00E00D3C" w:rsidRDefault="00E00D3C" w:rsidP="00E00D3C">
      <w:pPr>
        <w:rPr>
          <w:lang w:val="en-GB"/>
        </w:rPr>
      </w:pPr>
    </w:p>
    <w:p w14:paraId="20B85B3A" w14:textId="7F44C03E" w:rsidR="00E00D3C" w:rsidRDefault="00E00D3C" w:rsidP="00E00D3C">
      <w:pPr>
        <w:rPr>
          <w:lang w:val="en-GB"/>
        </w:rPr>
      </w:pPr>
      <w:r w:rsidRPr="00E00D3C">
        <w:rPr>
          <w:highlight w:val="lightGray"/>
          <w:lang w:val="en-GB"/>
        </w:rPr>
        <w:t xml:space="preserve">The ICT assets are located in [list specific geographic locations such as office buildings, </w:t>
      </w:r>
      <w:proofErr w:type="gramStart"/>
      <w:r w:rsidRPr="00E00D3C">
        <w:rPr>
          <w:highlight w:val="lightGray"/>
          <w:lang w:val="en-GB"/>
        </w:rPr>
        <w:t>on-premise</w:t>
      </w:r>
      <w:proofErr w:type="gramEnd"/>
      <w:r w:rsidRPr="00E00D3C">
        <w:rPr>
          <w:highlight w:val="lightGray"/>
          <w:lang w:val="en-GB"/>
        </w:rPr>
        <w:t xml:space="preserve"> data </w:t>
      </w:r>
      <w:proofErr w:type="spellStart"/>
      <w:r w:rsidRPr="00E00D3C">
        <w:rPr>
          <w:highlight w:val="lightGray"/>
          <w:lang w:val="en-GB"/>
        </w:rPr>
        <w:t>centers</w:t>
      </w:r>
      <w:proofErr w:type="spellEnd"/>
      <w:r w:rsidRPr="00E00D3C">
        <w:rPr>
          <w:highlight w:val="lightGray"/>
          <w:lang w:val="en-GB"/>
        </w:rPr>
        <w:t xml:space="preserve">, cloud provider locations]. </w:t>
      </w:r>
    </w:p>
    <w:p w14:paraId="0ED981AA" w14:textId="77777777" w:rsidR="00E00D3C" w:rsidRPr="00E00D3C" w:rsidRDefault="00E00D3C" w:rsidP="00E00D3C">
      <w:pPr>
        <w:rPr>
          <w:lang w:val="en-GB"/>
        </w:rPr>
      </w:pPr>
    </w:p>
    <w:p w14:paraId="51BB9BDD" w14:textId="77777777" w:rsidR="00E00D3C" w:rsidRDefault="00E00D3C" w:rsidP="00E00D3C">
      <w:pPr>
        <w:rPr>
          <w:lang w:val="en-GB"/>
        </w:rPr>
      </w:pPr>
      <w:r w:rsidRPr="00E00D3C">
        <w:rPr>
          <w:highlight w:val="yellow"/>
          <w:lang w:val="en-GB"/>
        </w:rPr>
        <w:t>[Provide your detailed description of the physical boundaries].</w:t>
      </w:r>
    </w:p>
    <w:p w14:paraId="31C9FE5E" w14:textId="77777777" w:rsidR="00E00D3C" w:rsidRPr="00E00D3C" w:rsidRDefault="00E00D3C" w:rsidP="00E00D3C">
      <w:pPr>
        <w:rPr>
          <w:lang w:val="en-GB"/>
        </w:rPr>
      </w:pPr>
    </w:p>
    <w:p w14:paraId="255753CA" w14:textId="4BC51056" w:rsidR="00E00D3C" w:rsidRPr="00E00D3C" w:rsidRDefault="00E00D3C" w:rsidP="00E00D3C">
      <w:pPr>
        <w:rPr>
          <w:lang w:val="en-GB"/>
        </w:rPr>
      </w:pPr>
      <w:r w:rsidRPr="00E00D3C">
        <w:rPr>
          <w:b/>
          <w:bCs/>
          <w:lang w:val="en-GB"/>
        </w:rPr>
        <w:t>Logical Boundaries</w:t>
      </w:r>
    </w:p>
    <w:p w14:paraId="22363271" w14:textId="77777777" w:rsidR="00E00D3C" w:rsidRPr="00E00D3C" w:rsidRDefault="00E00D3C" w:rsidP="00E00D3C">
      <w:pPr>
        <w:rPr>
          <w:highlight w:val="lightGray"/>
          <w:lang w:val="en-GB"/>
        </w:rPr>
      </w:pPr>
      <w:r w:rsidRPr="00E00D3C">
        <w:rPr>
          <w:highlight w:val="lightGray"/>
          <w:lang w:val="en-GB"/>
        </w:rPr>
        <w:t>Explain the logical infrastructure of the ICT systems, including networks, applications, and data flows. Identify how these components communicate within the organization and with external entities, and the security measures in place to protect them.</w:t>
      </w:r>
    </w:p>
    <w:p w14:paraId="33318B93" w14:textId="77777777" w:rsidR="00E00D3C" w:rsidRPr="00E00D3C" w:rsidRDefault="00E00D3C" w:rsidP="00E00D3C">
      <w:pPr>
        <w:rPr>
          <w:highlight w:val="lightGray"/>
          <w:lang w:val="en-GB"/>
        </w:rPr>
      </w:pPr>
    </w:p>
    <w:p w14:paraId="1439EC86" w14:textId="77777777" w:rsidR="00E00D3C" w:rsidRPr="00E00D3C" w:rsidRDefault="00E00D3C" w:rsidP="00E00D3C">
      <w:pPr>
        <w:rPr>
          <w:lang w:val="en-GB"/>
        </w:rPr>
      </w:pPr>
      <w:r w:rsidRPr="00E00D3C">
        <w:rPr>
          <w:highlight w:val="lightGray"/>
          <w:lang w:val="en-GB"/>
        </w:rPr>
        <w:t>Example:</w:t>
      </w:r>
    </w:p>
    <w:p w14:paraId="0D33917F" w14:textId="590236E0" w:rsidR="00E00D3C" w:rsidRDefault="00E00D3C" w:rsidP="00E00D3C">
      <w:pPr>
        <w:rPr>
          <w:lang w:val="en-GB"/>
        </w:rPr>
      </w:pPr>
      <w:r w:rsidRPr="00E00D3C">
        <w:rPr>
          <w:lang w:val="en-GB"/>
        </w:rPr>
        <w:t>The logical boundaries include [list specific networks, systems, applications] that are used to handle [specific types of data or functions]. The data flows between [internal systems, external third parties, cloud services]</w:t>
      </w:r>
      <w:r>
        <w:rPr>
          <w:lang w:val="en-GB"/>
        </w:rPr>
        <w:t>.</w:t>
      </w:r>
    </w:p>
    <w:p w14:paraId="2DB9114B" w14:textId="77777777" w:rsidR="00E00D3C" w:rsidRPr="00E00D3C" w:rsidRDefault="00E00D3C" w:rsidP="00E00D3C">
      <w:pPr>
        <w:rPr>
          <w:lang w:val="en-GB"/>
        </w:rPr>
      </w:pPr>
    </w:p>
    <w:p w14:paraId="4AA678D1" w14:textId="77777777" w:rsidR="00E00D3C" w:rsidRDefault="00E00D3C" w:rsidP="00E00D3C">
      <w:pPr>
        <w:rPr>
          <w:lang w:val="en-GB"/>
        </w:rPr>
      </w:pPr>
      <w:r w:rsidRPr="00E00D3C">
        <w:rPr>
          <w:highlight w:val="yellow"/>
          <w:lang w:val="en-GB"/>
        </w:rPr>
        <w:t>[Provide your detailed description of the logical boundaries].</w:t>
      </w:r>
    </w:p>
    <w:p w14:paraId="59EDAC7D" w14:textId="77777777" w:rsidR="00E00D3C" w:rsidRPr="00E00D3C" w:rsidRDefault="00E00D3C" w:rsidP="00E00D3C">
      <w:pPr>
        <w:rPr>
          <w:lang w:val="en-GB"/>
        </w:rPr>
      </w:pPr>
    </w:p>
    <w:p w14:paraId="5FED8025" w14:textId="0B9A2FF3" w:rsidR="00E00D3C" w:rsidRPr="00E00D3C" w:rsidRDefault="00E00D3C" w:rsidP="00E00D3C">
      <w:pPr>
        <w:rPr>
          <w:lang w:val="en-GB"/>
        </w:rPr>
      </w:pPr>
      <w:r w:rsidRPr="00E00D3C">
        <w:rPr>
          <w:b/>
          <w:bCs/>
          <w:lang w:val="en-GB"/>
        </w:rPr>
        <w:t>Third-Party Boundaries</w:t>
      </w:r>
      <w:r w:rsidRPr="00E00D3C">
        <w:rPr>
          <w:lang w:val="en-GB"/>
        </w:rPr>
        <w:t>:</w:t>
      </w:r>
    </w:p>
    <w:p w14:paraId="3559E714" w14:textId="77777777" w:rsidR="00E00D3C" w:rsidRDefault="00E00D3C" w:rsidP="00E00D3C">
      <w:pPr>
        <w:rPr>
          <w:highlight w:val="lightGray"/>
          <w:lang w:val="en-GB"/>
        </w:rPr>
      </w:pPr>
      <w:r w:rsidRPr="00E00D3C">
        <w:rPr>
          <w:highlight w:val="lightGray"/>
          <w:lang w:val="en-GB"/>
        </w:rPr>
        <w:t>Describe the relationships with third-party vendors or service providers who have access to or manage critical ICT services or infrastructure. Specify the nature of the contracts, security controls, and monitoring mechanisms in place to ensure compliance with the ISMS.</w:t>
      </w:r>
    </w:p>
    <w:p w14:paraId="4642629B" w14:textId="77777777" w:rsidR="00E00D3C" w:rsidRPr="00E00D3C" w:rsidRDefault="00E00D3C" w:rsidP="00E00D3C">
      <w:pPr>
        <w:rPr>
          <w:highlight w:val="lightGray"/>
          <w:lang w:val="en-GB"/>
        </w:rPr>
      </w:pPr>
    </w:p>
    <w:p w14:paraId="5502C9B9" w14:textId="1E3F86BA" w:rsidR="00E00D3C" w:rsidRDefault="00E00D3C" w:rsidP="00E00D3C">
      <w:pPr>
        <w:rPr>
          <w:highlight w:val="lightGray"/>
          <w:lang w:val="en-GB"/>
        </w:rPr>
      </w:pPr>
      <w:r w:rsidRPr="00E00D3C">
        <w:rPr>
          <w:highlight w:val="lightGray"/>
          <w:lang w:val="en-GB"/>
        </w:rPr>
        <w:t>Example</w:t>
      </w:r>
      <w:r>
        <w:rPr>
          <w:highlight w:val="lightGray"/>
          <w:lang w:val="en-GB"/>
        </w:rPr>
        <w:t>:</w:t>
      </w:r>
    </w:p>
    <w:p w14:paraId="20CD9F9E" w14:textId="77777777" w:rsidR="00E00D3C" w:rsidRPr="00E00D3C" w:rsidRDefault="00E00D3C" w:rsidP="00E00D3C">
      <w:pPr>
        <w:rPr>
          <w:highlight w:val="lightGray"/>
          <w:lang w:val="en-GB"/>
        </w:rPr>
      </w:pPr>
    </w:p>
    <w:p w14:paraId="6FD46547" w14:textId="3D52F9FB" w:rsidR="00E00D3C" w:rsidRDefault="00E00D3C" w:rsidP="00E00D3C">
      <w:pPr>
        <w:rPr>
          <w:lang w:val="en-GB"/>
        </w:rPr>
      </w:pPr>
      <w:r w:rsidRPr="00E00D3C">
        <w:rPr>
          <w:highlight w:val="lightGray"/>
          <w:lang w:val="en-GB"/>
        </w:rPr>
        <w:t xml:space="preserve">Third-party boundaries include services managed by [list vendors or service providers] that provide [cloud services, data processing, infrastructure management]. </w:t>
      </w:r>
    </w:p>
    <w:p w14:paraId="2A8E6244" w14:textId="77777777" w:rsidR="00E00D3C" w:rsidRPr="00E00D3C" w:rsidRDefault="00E00D3C" w:rsidP="00E00D3C">
      <w:pPr>
        <w:rPr>
          <w:lang w:val="en-GB"/>
        </w:rPr>
      </w:pPr>
    </w:p>
    <w:p w14:paraId="783F1556" w14:textId="77777777" w:rsidR="00E00D3C" w:rsidRDefault="00E00D3C" w:rsidP="00E00D3C">
      <w:pPr>
        <w:rPr>
          <w:b/>
          <w:bCs/>
          <w:lang w:val="en-GB"/>
        </w:rPr>
      </w:pPr>
    </w:p>
    <w:p w14:paraId="4A86F46A" w14:textId="414E69D6" w:rsidR="000A1511" w:rsidRDefault="00E00D3C" w:rsidP="00E00D3C">
      <w:pPr>
        <w:rPr>
          <w:lang w:val="en-GB"/>
        </w:rPr>
      </w:pPr>
      <w:r w:rsidRPr="00E00D3C">
        <w:rPr>
          <w:highlight w:val="yellow"/>
          <w:lang w:val="en-GB"/>
        </w:rPr>
        <w:t>[Provide your detailed description of third-party boundaries].</w:t>
      </w:r>
    </w:p>
    <w:p w14:paraId="713A46DA" w14:textId="77777777" w:rsidR="00E00D3C" w:rsidRPr="000A1511" w:rsidRDefault="00E00D3C" w:rsidP="00E00D3C">
      <w:pPr>
        <w:rPr>
          <w:lang w:val="en-GB"/>
        </w:rPr>
      </w:pPr>
    </w:p>
    <w:p w14:paraId="365B6CF0" w14:textId="32F0335F" w:rsidR="000A1511" w:rsidRPr="000A1511" w:rsidRDefault="000A1511" w:rsidP="000A1511">
      <w:pPr>
        <w:rPr>
          <w:lang w:val="en-GB"/>
        </w:rPr>
      </w:pPr>
      <w:r w:rsidRPr="000A1511">
        <w:rPr>
          <w:b/>
          <w:bCs/>
          <w:lang w:val="en-GB"/>
        </w:rPr>
        <w:t>Exclusions from the ICT Scope</w:t>
      </w:r>
    </w:p>
    <w:p w14:paraId="6C6EF246" w14:textId="77777777" w:rsidR="000A1511" w:rsidRPr="000A1511" w:rsidRDefault="000A1511" w:rsidP="000A1511">
      <w:pPr>
        <w:rPr>
          <w:lang w:val="en-GB"/>
        </w:rPr>
      </w:pPr>
    </w:p>
    <w:p w14:paraId="77516562" w14:textId="5B342BD8" w:rsidR="000A1511" w:rsidRDefault="000A1511" w:rsidP="000A1511">
      <w:pPr>
        <w:rPr>
          <w:lang w:val="en-GB"/>
        </w:rPr>
      </w:pPr>
      <w:r w:rsidRPr="000A1511">
        <w:rPr>
          <w:lang w:val="en-GB"/>
        </w:rPr>
        <w:t>The following items are excluded from the ISMS ICT scope</w:t>
      </w:r>
      <w:r w:rsidR="000D4E86">
        <w:rPr>
          <w:lang w:val="en-GB"/>
        </w:rPr>
        <w:t>:</w:t>
      </w:r>
    </w:p>
    <w:p w14:paraId="716B2ADF" w14:textId="77777777" w:rsidR="004540E5" w:rsidRDefault="004540E5" w:rsidP="000A1511">
      <w:pPr>
        <w:rPr>
          <w:lang w:val="en-GB"/>
        </w:rPr>
      </w:pPr>
    </w:p>
    <w:p w14:paraId="203392D7" w14:textId="1876B2F0" w:rsidR="00B21B69" w:rsidRPr="009D75A8" w:rsidRDefault="004540E5" w:rsidP="009D75A8">
      <w:pPr>
        <w:rPr>
          <w:lang w:val="en-GB"/>
        </w:rPr>
      </w:pPr>
      <w:r w:rsidRPr="00806C2D">
        <w:rPr>
          <w:highlight w:val="yellow"/>
          <w:lang w:val="en-GB"/>
        </w:rPr>
        <w:t>[list ICT items that shall be excluded from the scope of the ISMS]</w:t>
      </w:r>
    </w:p>
    <w:p w14:paraId="39247A67" w14:textId="0F449B34" w:rsidR="006F24C9" w:rsidRPr="006F24C9" w:rsidRDefault="000A1511" w:rsidP="000A1511">
      <w:pPr>
        <w:ind w:left="0"/>
      </w:pPr>
      <w:r>
        <w:rPr>
          <w:lang w:val="tr-TR"/>
        </w:rPr>
        <w:tab/>
      </w:r>
    </w:p>
    <w:sectPr w:rsidR="006F24C9" w:rsidRPr="006F24C9" w:rsidSect="00DC630B">
      <w:headerReference w:type="default" r:id="rId25"/>
      <w:pgSz w:w="11906" w:h="16838"/>
      <w:pgMar w:top="720" w:right="1287" w:bottom="720" w:left="72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Aron Lange" w:date="2024-08-14T14:07:00Z" w:initials="AL">
    <w:p w14:paraId="18767312" w14:textId="77777777" w:rsidR="00087106" w:rsidRDefault="00087106" w:rsidP="00087106">
      <w:pPr>
        <w:jc w:val="left"/>
      </w:pPr>
      <w:r>
        <w:rPr>
          <w:rStyle w:val="CommentReference"/>
        </w:rPr>
        <w:annotationRef/>
      </w:r>
      <w:r>
        <w:rPr>
          <w:color w:val="000000"/>
          <w:sz w:val="20"/>
          <w:szCs w:val="20"/>
        </w:rPr>
        <w:t>Should be auto-populated by Kertos.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876731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84B9EC7" w16cex:dateUtc="2024-08-14T12: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8767312" w16cid:durableId="684B9EC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59647E" w14:textId="77777777" w:rsidR="0092017C" w:rsidRDefault="0092017C" w:rsidP="00B65C1C">
      <w:r>
        <w:separator/>
      </w:r>
    </w:p>
  </w:endnote>
  <w:endnote w:type="continuationSeparator" w:id="0">
    <w:p w14:paraId="4BB98206" w14:textId="77777777" w:rsidR="0092017C" w:rsidRDefault="0092017C" w:rsidP="00B65C1C">
      <w:r>
        <w:continuationSeparator/>
      </w:r>
    </w:p>
  </w:endnote>
  <w:endnote w:type="continuationNotice" w:id="1">
    <w:p w14:paraId="61C89C81" w14:textId="77777777" w:rsidR="0092017C" w:rsidRDefault="0092017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545789542"/>
      <w:docPartObj>
        <w:docPartGallery w:val="Page Numbers (Bottom of Page)"/>
        <w:docPartUnique/>
      </w:docPartObj>
    </w:sdtPr>
    <w:sdtEndPr>
      <w:rPr>
        <w:rStyle w:val="PageNumber"/>
      </w:rPr>
    </w:sdtEndPr>
    <w:sdtContent>
      <w:p w14:paraId="1334152B" w14:textId="7E7D757F" w:rsidR="00B65C1C" w:rsidRDefault="00B65C1C" w:rsidP="00FB78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FA44262" w14:textId="77777777" w:rsidR="00B65C1C" w:rsidRDefault="00B65C1C" w:rsidP="00B65C1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9276D2" w14:textId="43C2517B" w:rsidR="00B65C1C" w:rsidRDefault="0003638B" w:rsidP="00FB789B">
    <w:pPr>
      <w:pStyle w:val="Footer"/>
      <w:framePr w:wrap="none" w:vAnchor="text" w:hAnchor="margin" w:xAlign="right" w:y="1"/>
      <w:rPr>
        <w:rStyle w:val="PageNumber"/>
      </w:rPr>
    </w:pPr>
    <w:sdt>
      <w:sdtPr>
        <w:rPr>
          <w:rStyle w:val="PageNumber"/>
        </w:rPr>
        <w:id w:val="-2147041624"/>
        <w:docPartObj>
          <w:docPartGallery w:val="Page Numbers (Bottom of Page)"/>
          <w:docPartUnique/>
        </w:docPartObj>
      </w:sdtPr>
      <w:sdtEndPr>
        <w:rPr>
          <w:rStyle w:val="PageNumber"/>
        </w:rPr>
      </w:sdtEndPr>
      <w:sdtContent>
        <w:r w:rsidR="00C20C0B">
          <w:rPr>
            <w:rStyle w:val="PageNumber"/>
          </w:rPr>
          <w:t xml:space="preserve">Page </w:t>
        </w:r>
        <w:r w:rsidR="00B65C1C">
          <w:rPr>
            <w:rStyle w:val="PageNumber"/>
          </w:rPr>
          <w:fldChar w:fldCharType="begin"/>
        </w:r>
        <w:r w:rsidR="00B65C1C">
          <w:rPr>
            <w:rStyle w:val="PageNumber"/>
          </w:rPr>
          <w:instrText xml:space="preserve"> PAGE </w:instrText>
        </w:r>
        <w:r w:rsidR="00B65C1C">
          <w:rPr>
            <w:rStyle w:val="PageNumber"/>
          </w:rPr>
          <w:fldChar w:fldCharType="separate"/>
        </w:r>
        <w:r w:rsidR="00B65C1C">
          <w:rPr>
            <w:rStyle w:val="PageNumber"/>
            <w:noProof/>
          </w:rPr>
          <w:t>1</w:t>
        </w:r>
        <w:r w:rsidR="00B65C1C">
          <w:rPr>
            <w:rStyle w:val="PageNumber"/>
          </w:rPr>
          <w:fldChar w:fldCharType="end"/>
        </w:r>
      </w:sdtContent>
    </w:sdt>
    <w:r w:rsidR="00C20C0B">
      <w:rPr>
        <w:rStyle w:val="PageNumber"/>
      </w:rPr>
      <w:t xml:space="preserve"> of </w:t>
    </w:r>
    <w:r w:rsidR="00C20C0B">
      <w:rPr>
        <w:rStyle w:val="PageNumber"/>
      </w:rPr>
      <w:fldChar w:fldCharType="begin"/>
    </w:r>
    <w:r w:rsidR="00C20C0B">
      <w:rPr>
        <w:rStyle w:val="PageNumber"/>
      </w:rPr>
      <w:instrText xml:space="preserve"> NUMPAGES  \* MERGEFORMAT </w:instrText>
    </w:r>
    <w:r w:rsidR="00C20C0B">
      <w:rPr>
        <w:rStyle w:val="PageNumber"/>
      </w:rPr>
      <w:fldChar w:fldCharType="separate"/>
    </w:r>
    <w:r w:rsidR="00C20C0B">
      <w:rPr>
        <w:rStyle w:val="PageNumber"/>
        <w:noProof/>
      </w:rPr>
      <w:t>7</w:t>
    </w:r>
    <w:r w:rsidR="00C20C0B">
      <w:rPr>
        <w:rStyle w:val="PageNumber"/>
      </w:rPr>
      <w:fldChar w:fldCharType="end"/>
    </w:r>
  </w:p>
  <w:p w14:paraId="0693674D" w14:textId="616C3901" w:rsidR="00B65C1C" w:rsidRPr="00C93F3D" w:rsidRDefault="00C93F3D" w:rsidP="00B65C1C">
    <w:pPr>
      <w:pStyle w:val="Footer"/>
      <w:ind w:right="360"/>
      <w:rPr>
        <w:lang w:val="de-DE"/>
      </w:rPr>
    </w:pPr>
    <w:r w:rsidRPr="00B06B3D">
      <w:rPr>
        <w:highlight w:val="yellow"/>
        <w:lang w:val="de-DE"/>
      </w:rPr>
      <w:t>[Classification]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7704A7" w14:textId="6EF85A5D" w:rsidR="00E62352" w:rsidRPr="00DC630B" w:rsidRDefault="00B63E71" w:rsidP="00411EC0">
    <w:pPr>
      <w:pStyle w:val="Footer"/>
      <w:ind w:left="720" w:right="360"/>
    </w:pPr>
    <w:r w:rsidRPr="00D01CC9">
      <w:t>Copyright ©</w:t>
    </w:r>
    <w:r w:rsidRPr="00D01CC9">
      <w:rPr>
        <w:lang w:val="de-DE"/>
      </w:rPr>
      <w:t>️</w:t>
    </w:r>
    <w:r w:rsidRPr="00D01CC9">
      <w:t xml:space="preserve"> 2024, Aron Lange (GRC Lab).</w:t>
    </w:r>
    <w:r>
      <w:t xml:space="preserve">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CD308D" w14:textId="77777777" w:rsidR="0092017C" w:rsidRDefault="0092017C" w:rsidP="00B65C1C">
      <w:r>
        <w:separator/>
      </w:r>
    </w:p>
  </w:footnote>
  <w:footnote w:type="continuationSeparator" w:id="0">
    <w:p w14:paraId="53486117" w14:textId="77777777" w:rsidR="0092017C" w:rsidRDefault="0092017C" w:rsidP="00B65C1C">
      <w:r>
        <w:continuationSeparator/>
      </w:r>
    </w:p>
  </w:footnote>
  <w:footnote w:type="continuationNotice" w:id="1">
    <w:p w14:paraId="0C8E224A" w14:textId="77777777" w:rsidR="0092017C" w:rsidRDefault="0092017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758FEC" w14:textId="77777777" w:rsidR="00C93F3D" w:rsidRPr="00411EC0" w:rsidRDefault="00C93F3D" w:rsidP="00411EC0">
    <w:pPr>
      <w:pStyle w:val="Header"/>
      <w:ind w:left="0"/>
      <w:rPr>
        <w:lang w:val="de-D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Ind w:w="567" w:type="dxa"/>
      <w:tblLook w:val="04A0" w:firstRow="1" w:lastRow="0" w:firstColumn="1" w:lastColumn="0" w:noHBand="0" w:noVBand="1"/>
    </w:tblPr>
    <w:tblGrid>
      <w:gridCol w:w="3206"/>
      <w:gridCol w:w="3086"/>
      <w:gridCol w:w="3030"/>
    </w:tblGrid>
    <w:tr w:rsidR="001549EB" w14:paraId="184409CC" w14:textId="77777777" w:rsidTr="00371466">
      <w:trPr>
        <w:trHeight w:val="300"/>
      </w:trPr>
      <w:tc>
        <w:tcPr>
          <w:tcW w:w="3206" w:type="dxa"/>
          <w:vMerge w:val="restart"/>
        </w:tcPr>
        <w:p w14:paraId="3B5D0C8E" w14:textId="77777777" w:rsidR="001549EB" w:rsidRDefault="001549EB" w:rsidP="001549EB">
          <w:pPr>
            <w:pStyle w:val="Header"/>
            <w:ind w:left="0"/>
            <w:rPr>
              <w:rFonts w:asciiTheme="majorHAnsi" w:hAnsiTheme="majorHAnsi" w:cstheme="majorHAnsi"/>
              <w:lang w:val="de-DE"/>
            </w:rPr>
          </w:pPr>
          <w:r w:rsidRPr="005F2CED">
            <w:rPr>
              <w:rFonts w:cstheme="minorHAnsi"/>
            </w:rPr>
            <w:fldChar w:fldCharType="begin"/>
          </w:r>
          <w:r w:rsidRPr="005F2CED">
            <w:rPr>
              <w:rFonts w:cstheme="minorHAnsi"/>
            </w:rPr>
            <w:instrText xml:space="preserve"> INCLUDEPICTURE "https://images.crunchbase.com/image/upload/c_pad,h_256,w_256,f_auto,q_auto:eco,dpr_1/rolqfdoh0ytnehfy4d1x" \* MERGEFORMATINET </w:instrText>
          </w:r>
          <w:r w:rsidRPr="005F2CED">
            <w:rPr>
              <w:rFonts w:cstheme="minorHAnsi"/>
            </w:rPr>
            <w:fldChar w:fldCharType="separate"/>
          </w:r>
          <w:r w:rsidRPr="005F2CED">
            <w:rPr>
              <w:rFonts w:cstheme="minorHAnsi"/>
              <w:noProof/>
            </w:rPr>
            <w:drawing>
              <wp:inline distT="0" distB="0" distL="0" distR="0" wp14:anchorId="3FE41AA4" wp14:editId="2CDED8E6">
                <wp:extent cx="1300481" cy="381000"/>
                <wp:effectExtent l="0" t="0" r="0" b="0"/>
                <wp:docPr id="1159267165" name="Picture 1" descr="A black background with whit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40156" name="Picture 1" descr="A black background with white letters&#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l="2071" r="2071"/>
                        <a:stretch>
                          <a:fillRect/>
                        </a:stretch>
                      </pic:blipFill>
                      <pic:spPr bwMode="auto">
                        <a:xfrm>
                          <a:off x="0" y="0"/>
                          <a:ext cx="1316336" cy="385645"/>
                        </a:xfrm>
                        <a:prstGeom prst="rect">
                          <a:avLst/>
                        </a:prstGeom>
                        <a:noFill/>
                        <a:ln>
                          <a:noFill/>
                        </a:ln>
                        <a:extLst>
                          <a:ext uri="{53640926-AAD7-44D8-BBD7-CCE9431645EC}">
                            <a14:shadowObscured xmlns:a14="http://schemas.microsoft.com/office/drawing/2010/main"/>
                          </a:ext>
                        </a:extLst>
                      </pic:spPr>
                    </pic:pic>
                  </a:graphicData>
                </a:graphic>
              </wp:inline>
            </w:drawing>
          </w:r>
          <w:r w:rsidRPr="005F2CED">
            <w:rPr>
              <w:rFonts w:cstheme="minorHAnsi"/>
            </w:rPr>
            <w:fldChar w:fldCharType="end"/>
          </w:r>
        </w:p>
      </w:tc>
      <w:tc>
        <w:tcPr>
          <w:tcW w:w="3086" w:type="dxa"/>
          <w:vMerge w:val="restart"/>
          <w:vAlign w:val="center"/>
        </w:tcPr>
        <w:p w14:paraId="7BB77448" w14:textId="77777777" w:rsidR="001549EB" w:rsidRPr="0072425B" w:rsidRDefault="001549EB" w:rsidP="001549EB">
          <w:pPr>
            <w:pStyle w:val="Header"/>
            <w:ind w:left="0"/>
            <w:jc w:val="center"/>
            <w:rPr>
              <w:rFonts w:asciiTheme="majorHAnsi" w:hAnsiTheme="majorHAnsi" w:cstheme="majorHAnsi"/>
              <w:b/>
              <w:bCs/>
              <w:lang w:val="de-DE"/>
            </w:rPr>
          </w:pPr>
          <w:r w:rsidRPr="0072425B">
            <w:rPr>
              <w:rFonts w:asciiTheme="majorHAnsi" w:hAnsiTheme="majorHAnsi" w:cstheme="majorHAnsi"/>
              <w:b/>
              <w:bCs/>
              <w:lang w:val="de-DE"/>
            </w:rPr>
            <w:t>ISMS SCOPE</w:t>
          </w:r>
        </w:p>
      </w:tc>
      <w:tc>
        <w:tcPr>
          <w:tcW w:w="3030" w:type="dxa"/>
          <w:vAlign w:val="center"/>
        </w:tcPr>
        <w:p w14:paraId="47F4E00C" w14:textId="77777777" w:rsidR="001549EB" w:rsidRDefault="001549EB" w:rsidP="001549EB">
          <w:pPr>
            <w:pStyle w:val="Header"/>
            <w:ind w:left="0"/>
            <w:jc w:val="center"/>
            <w:rPr>
              <w:rFonts w:asciiTheme="majorHAnsi" w:hAnsiTheme="majorHAnsi" w:cstheme="majorHAnsi"/>
              <w:lang w:val="de-DE"/>
            </w:rPr>
          </w:pPr>
          <w:r w:rsidRPr="000F5DC4">
            <w:rPr>
              <w:rFonts w:cstheme="minorHAnsi"/>
              <w:sz w:val="20"/>
              <w:szCs w:val="20"/>
            </w:rPr>
            <w:t>0000000</w:t>
          </w:r>
          <w:r>
            <w:rPr>
              <w:rFonts w:cstheme="minorHAnsi"/>
              <w:sz w:val="20"/>
              <w:szCs w:val="20"/>
            </w:rPr>
            <w:t>2</w:t>
          </w:r>
        </w:p>
      </w:tc>
    </w:tr>
    <w:tr w:rsidR="001549EB" w14:paraId="3464450C" w14:textId="77777777" w:rsidTr="00371466">
      <w:trPr>
        <w:trHeight w:val="300"/>
      </w:trPr>
      <w:tc>
        <w:tcPr>
          <w:tcW w:w="3206" w:type="dxa"/>
          <w:vMerge/>
        </w:tcPr>
        <w:p w14:paraId="05389DFF" w14:textId="77777777" w:rsidR="001549EB" w:rsidRPr="005F2CED" w:rsidRDefault="001549EB" w:rsidP="001549EB">
          <w:pPr>
            <w:pStyle w:val="Header"/>
            <w:ind w:left="0"/>
            <w:rPr>
              <w:rFonts w:cstheme="minorHAnsi"/>
            </w:rPr>
          </w:pPr>
        </w:p>
      </w:tc>
      <w:tc>
        <w:tcPr>
          <w:tcW w:w="3086" w:type="dxa"/>
          <w:vMerge/>
          <w:vAlign w:val="center"/>
        </w:tcPr>
        <w:p w14:paraId="6811ECAB" w14:textId="77777777" w:rsidR="001549EB" w:rsidRPr="0072425B" w:rsidRDefault="001549EB" w:rsidP="001549EB">
          <w:pPr>
            <w:pStyle w:val="Header"/>
            <w:ind w:left="0"/>
            <w:jc w:val="center"/>
            <w:rPr>
              <w:rFonts w:asciiTheme="majorHAnsi" w:hAnsiTheme="majorHAnsi" w:cstheme="majorHAnsi"/>
              <w:b/>
              <w:bCs/>
              <w:lang w:val="de-DE"/>
            </w:rPr>
          </w:pPr>
        </w:p>
      </w:tc>
      <w:tc>
        <w:tcPr>
          <w:tcW w:w="3030" w:type="dxa"/>
        </w:tcPr>
        <w:p w14:paraId="12B13C55" w14:textId="77777777" w:rsidR="001549EB" w:rsidRDefault="001549EB" w:rsidP="001549EB">
          <w:pPr>
            <w:pStyle w:val="Header"/>
            <w:ind w:left="0"/>
            <w:jc w:val="center"/>
            <w:rPr>
              <w:rFonts w:asciiTheme="majorHAnsi" w:hAnsiTheme="majorHAnsi" w:cstheme="majorHAnsi"/>
              <w:lang w:val="de-DE"/>
            </w:rPr>
          </w:pPr>
          <w:r w:rsidRPr="00411EC0">
            <w:rPr>
              <w:rFonts w:asciiTheme="majorHAnsi" w:hAnsiTheme="majorHAnsi" w:cstheme="majorHAnsi"/>
              <w:highlight w:val="lightGray"/>
              <w:lang w:val="de-DE"/>
            </w:rPr>
            <w:t>&lt;VERSION&gt;</w:t>
          </w:r>
        </w:p>
      </w:tc>
    </w:tr>
  </w:tbl>
  <w:p w14:paraId="05B9B1BC" w14:textId="77777777" w:rsidR="001549EB" w:rsidRPr="00411EC0" w:rsidRDefault="001549EB" w:rsidP="00411EC0">
    <w:pPr>
      <w:pStyle w:val="Header"/>
      <w:ind w:left="0"/>
      <w:rPr>
        <w:lang w:val="de-DE"/>
      </w:rP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1052F1"/>
    <w:multiLevelType w:val="hybridMultilevel"/>
    <w:tmpl w:val="68EA5980"/>
    <w:lvl w:ilvl="0" w:tplc="E6FAC436">
      <w:start w:val="1"/>
      <w:numFmt w:val="bullet"/>
      <w:lvlText w:val=""/>
      <w:lvlJc w:val="left"/>
      <w:pPr>
        <w:ind w:left="1440" w:hanging="360"/>
      </w:pPr>
      <w:rPr>
        <w:rFonts w:ascii="Symbol" w:hAnsi="Symbol" w:hint="default"/>
      </w:rPr>
    </w:lvl>
    <w:lvl w:ilvl="1" w:tplc="DD48BD46">
      <w:start w:val="1"/>
      <w:numFmt w:val="bullet"/>
      <w:lvlText w:val="o"/>
      <w:lvlJc w:val="left"/>
      <w:pPr>
        <w:ind w:left="2160" w:hanging="360"/>
      </w:pPr>
      <w:rPr>
        <w:rFonts w:ascii="Courier New" w:hAnsi="Courier New" w:hint="default"/>
      </w:rPr>
    </w:lvl>
    <w:lvl w:ilvl="2" w:tplc="C32A9D4A">
      <w:start w:val="1"/>
      <w:numFmt w:val="bullet"/>
      <w:lvlText w:val=""/>
      <w:lvlJc w:val="left"/>
      <w:pPr>
        <w:ind w:left="2880" w:hanging="360"/>
      </w:pPr>
      <w:rPr>
        <w:rFonts w:ascii="Wingdings" w:hAnsi="Wingdings" w:hint="default"/>
      </w:rPr>
    </w:lvl>
    <w:lvl w:ilvl="3" w:tplc="C248CE40">
      <w:start w:val="1"/>
      <w:numFmt w:val="bullet"/>
      <w:lvlText w:val=""/>
      <w:lvlJc w:val="left"/>
      <w:pPr>
        <w:ind w:left="3600" w:hanging="360"/>
      </w:pPr>
      <w:rPr>
        <w:rFonts w:ascii="Symbol" w:hAnsi="Symbol" w:hint="default"/>
      </w:rPr>
    </w:lvl>
    <w:lvl w:ilvl="4" w:tplc="149ADBE0">
      <w:start w:val="1"/>
      <w:numFmt w:val="bullet"/>
      <w:lvlText w:val="o"/>
      <w:lvlJc w:val="left"/>
      <w:pPr>
        <w:ind w:left="4320" w:hanging="360"/>
      </w:pPr>
      <w:rPr>
        <w:rFonts w:ascii="Courier New" w:hAnsi="Courier New" w:hint="default"/>
      </w:rPr>
    </w:lvl>
    <w:lvl w:ilvl="5" w:tplc="A9A0F544">
      <w:start w:val="1"/>
      <w:numFmt w:val="bullet"/>
      <w:lvlText w:val=""/>
      <w:lvlJc w:val="left"/>
      <w:pPr>
        <w:ind w:left="5040" w:hanging="360"/>
      </w:pPr>
      <w:rPr>
        <w:rFonts w:ascii="Wingdings" w:hAnsi="Wingdings" w:hint="default"/>
      </w:rPr>
    </w:lvl>
    <w:lvl w:ilvl="6" w:tplc="E90637D8">
      <w:start w:val="1"/>
      <w:numFmt w:val="bullet"/>
      <w:lvlText w:val=""/>
      <w:lvlJc w:val="left"/>
      <w:pPr>
        <w:ind w:left="5760" w:hanging="360"/>
      </w:pPr>
      <w:rPr>
        <w:rFonts w:ascii="Symbol" w:hAnsi="Symbol" w:hint="default"/>
      </w:rPr>
    </w:lvl>
    <w:lvl w:ilvl="7" w:tplc="E4949772">
      <w:start w:val="1"/>
      <w:numFmt w:val="bullet"/>
      <w:lvlText w:val="o"/>
      <w:lvlJc w:val="left"/>
      <w:pPr>
        <w:ind w:left="6480" w:hanging="360"/>
      </w:pPr>
      <w:rPr>
        <w:rFonts w:ascii="Courier New" w:hAnsi="Courier New" w:hint="default"/>
      </w:rPr>
    </w:lvl>
    <w:lvl w:ilvl="8" w:tplc="58F8A6EA">
      <w:start w:val="1"/>
      <w:numFmt w:val="bullet"/>
      <w:lvlText w:val=""/>
      <w:lvlJc w:val="left"/>
      <w:pPr>
        <w:ind w:left="7200" w:hanging="360"/>
      </w:pPr>
      <w:rPr>
        <w:rFonts w:ascii="Wingdings" w:hAnsi="Wingdings" w:hint="default"/>
      </w:rPr>
    </w:lvl>
  </w:abstractNum>
  <w:abstractNum w:abstractNumId="2" w15:restartNumberingAfterBreak="0">
    <w:nsid w:val="048AD0C1"/>
    <w:multiLevelType w:val="multilevel"/>
    <w:tmpl w:val="760E9D12"/>
    <w:lvl w:ilvl="0">
      <w:start w:val="10"/>
      <w:numFmt w:val="decimal"/>
      <w:lvlText w:val="%1."/>
      <w:lvlJc w:val="left"/>
      <w:pPr>
        <w:ind w:left="720" w:hanging="360"/>
      </w:pPr>
      <w:rPr>
        <w:rFonts w:ascii="Calibri" w:hAnsi="Calibri"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 w15:restartNumberingAfterBreak="0">
    <w:nsid w:val="04D9081C"/>
    <w:multiLevelType w:val="multilevel"/>
    <w:tmpl w:val="F91C4CF8"/>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5ED0B6E"/>
    <w:multiLevelType w:val="hybridMultilevel"/>
    <w:tmpl w:val="75CEEA74"/>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5" w15:restartNumberingAfterBreak="0">
    <w:nsid w:val="0669EABC"/>
    <w:multiLevelType w:val="multilevel"/>
    <w:tmpl w:val="D2C6A79E"/>
    <w:lvl w:ilvl="0">
      <w:start w:val="8"/>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6C104FD"/>
    <w:multiLevelType w:val="multilevel"/>
    <w:tmpl w:val="24F29A60"/>
    <w:lvl w:ilvl="0">
      <w:start w:val="3"/>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1E35D63"/>
    <w:multiLevelType w:val="multilevel"/>
    <w:tmpl w:val="08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96620C5"/>
    <w:multiLevelType w:val="multilevel"/>
    <w:tmpl w:val="77741ECC"/>
    <w:lvl w:ilvl="0">
      <w:start w:val="1"/>
      <w:numFmt w:val="decimal"/>
      <w:pStyle w:val="Heading1"/>
      <w:lvlText w:val="%1"/>
      <w:lvlJc w:val="left"/>
      <w:pPr>
        <w:ind w:left="567" w:hanging="567"/>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1ADB1910"/>
    <w:multiLevelType w:val="multilevel"/>
    <w:tmpl w:val="461ACC12"/>
    <w:lvl w:ilvl="0">
      <w:start w:val="1"/>
      <w:numFmt w:val="decimal"/>
      <w:lvlText w:val="%1."/>
      <w:lvlJc w:val="left"/>
      <w:pPr>
        <w:ind w:left="720"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0" w15:restartNumberingAfterBreak="0">
    <w:nsid w:val="233B3397"/>
    <w:multiLevelType w:val="multilevel"/>
    <w:tmpl w:val="08C24494"/>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49DA263"/>
    <w:multiLevelType w:val="hybridMultilevel"/>
    <w:tmpl w:val="913C4984"/>
    <w:lvl w:ilvl="0" w:tplc="9EDCD216">
      <w:start w:val="1"/>
      <w:numFmt w:val="bullet"/>
      <w:lvlText w:val=""/>
      <w:lvlJc w:val="left"/>
      <w:pPr>
        <w:ind w:left="927" w:hanging="360"/>
      </w:pPr>
      <w:rPr>
        <w:rFonts w:ascii="Symbol" w:hAnsi="Symbol" w:hint="default"/>
      </w:rPr>
    </w:lvl>
    <w:lvl w:ilvl="1" w:tplc="2444B050">
      <w:start w:val="1"/>
      <w:numFmt w:val="bullet"/>
      <w:lvlText w:val="o"/>
      <w:lvlJc w:val="left"/>
      <w:pPr>
        <w:ind w:left="1647" w:hanging="360"/>
      </w:pPr>
      <w:rPr>
        <w:rFonts w:ascii="Courier New" w:hAnsi="Courier New" w:hint="default"/>
      </w:rPr>
    </w:lvl>
    <w:lvl w:ilvl="2" w:tplc="88E2D12C">
      <w:start w:val="1"/>
      <w:numFmt w:val="bullet"/>
      <w:lvlText w:val=""/>
      <w:lvlJc w:val="left"/>
      <w:pPr>
        <w:ind w:left="2367" w:hanging="360"/>
      </w:pPr>
      <w:rPr>
        <w:rFonts w:ascii="Wingdings" w:hAnsi="Wingdings" w:hint="default"/>
      </w:rPr>
    </w:lvl>
    <w:lvl w:ilvl="3" w:tplc="2D92BBE2">
      <w:start w:val="1"/>
      <w:numFmt w:val="bullet"/>
      <w:lvlText w:val=""/>
      <w:lvlJc w:val="left"/>
      <w:pPr>
        <w:ind w:left="3087" w:hanging="360"/>
      </w:pPr>
      <w:rPr>
        <w:rFonts w:ascii="Symbol" w:hAnsi="Symbol" w:hint="default"/>
      </w:rPr>
    </w:lvl>
    <w:lvl w:ilvl="4" w:tplc="5D3C31AC">
      <w:start w:val="1"/>
      <w:numFmt w:val="bullet"/>
      <w:lvlText w:val="o"/>
      <w:lvlJc w:val="left"/>
      <w:pPr>
        <w:ind w:left="3807" w:hanging="360"/>
      </w:pPr>
      <w:rPr>
        <w:rFonts w:ascii="Courier New" w:hAnsi="Courier New" w:hint="default"/>
      </w:rPr>
    </w:lvl>
    <w:lvl w:ilvl="5" w:tplc="0764E3B8">
      <w:start w:val="1"/>
      <w:numFmt w:val="bullet"/>
      <w:lvlText w:val=""/>
      <w:lvlJc w:val="left"/>
      <w:pPr>
        <w:ind w:left="4527" w:hanging="360"/>
      </w:pPr>
      <w:rPr>
        <w:rFonts w:ascii="Wingdings" w:hAnsi="Wingdings" w:hint="default"/>
      </w:rPr>
    </w:lvl>
    <w:lvl w:ilvl="6" w:tplc="852EBE74">
      <w:start w:val="1"/>
      <w:numFmt w:val="bullet"/>
      <w:lvlText w:val=""/>
      <w:lvlJc w:val="left"/>
      <w:pPr>
        <w:ind w:left="5247" w:hanging="360"/>
      </w:pPr>
      <w:rPr>
        <w:rFonts w:ascii="Symbol" w:hAnsi="Symbol" w:hint="default"/>
      </w:rPr>
    </w:lvl>
    <w:lvl w:ilvl="7" w:tplc="FCDE85C4">
      <w:start w:val="1"/>
      <w:numFmt w:val="bullet"/>
      <w:lvlText w:val="o"/>
      <w:lvlJc w:val="left"/>
      <w:pPr>
        <w:ind w:left="5967" w:hanging="360"/>
      </w:pPr>
      <w:rPr>
        <w:rFonts w:ascii="Courier New" w:hAnsi="Courier New" w:hint="default"/>
      </w:rPr>
    </w:lvl>
    <w:lvl w:ilvl="8" w:tplc="297499AE">
      <w:start w:val="1"/>
      <w:numFmt w:val="bullet"/>
      <w:lvlText w:val=""/>
      <w:lvlJc w:val="left"/>
      <w:pPr>
        <w:ind w:left="6687" w:hanging="360"/>
      </w:pPr>
      <w:rPr>
        <w:rFonts w:ascii="Wingdings" w:hAnsi="Wingdings" w:hint="default"/>
      </w:rPr>
    </w:lvl>
  </w:abstractNum>
  <w:abstractNum w:abstractNumId="12" w15:restartNumberingAfterBreak="0">
    <w:nsid w:val="260DBCDC"/>
    <w:multiLevelType w:val="multilevel"/>
    <w:tmpl w:val="A0D0C604"/>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7059494"/>
    <w:multiLevelType w:val="multilevel"/>
    <w:tmpl w:val="E32237BA"/>
    <w:lvl w:ilvl="0">
      <w:start w:val="5"/>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84D5054"/>
    <w:multiLevelType w:val="hybridMultilevel"/>
    <w:tmpl w:val="DB08852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5" w15:restartNumberingAfterBreak="0">
    <w:nsid w:val="30858942"/>
    <w:multiLevelType w:val="multilevel"/>
    <w:tmpl w:val="CC707F78"/>
    <w:lvl w:ilvl="0">
      <w:start w:val="6"/>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0C22F9E"/>
    <w:multiLevelType w:val="hybridMultilevel"/>
    <w:tmpl w:val="049C0D1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7" w15:restartNumberingAfterBreak="0">
    <w:nsid w:val="35CE66D2"/>
    <w:multiLevelType w:val="hybridMultilevel"/>
    <w:tmpl w:val="A978EF6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3CDF00C5"/>
    <w:multiLevelType w:val="hybridMultilevel"/>
    <w:tmpl w:val="8B12C5AC"/>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9" w15:restartNumberingAfterBreak="0">
    <w:nsid w:val="3FE51814"/>
    <w:multiLevelType w:val="multilevel"/>
    <w:tmpl w:val="58762BFC"/>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40C4FD8"/>
    <w:multiLevelType w:val="hybridMultilevel"/>
    <w:tmpl w:val="06CC18D8"/>
    <w:lvl w:ilvl="0" w:tplc="77B0186E">
      <w:start w:val="1"/>
      <w:numFmt w:val="bullet"/>
      <w:lvlText w:val=""/>
      <w:lvlJc w:val="left"/>
      <w:pPr>
        <w:ind w:left="720" w:hanging="360"/>
      </w:pPr>
      <w:rPr>
        <w:rFonts w:ascii="Symbol" w:hAnsi="Symbol" w:hint="default"/>
      </w:rPr>
    </w:lvl>
    <w:lvl w:ilvl="1" w:tplc="B5E81292">
      <w:start w:val="1"/>
      <w:numFmt w:val="bullet"/>
      <w:lvlText w:val="o"/>
      <w:lvlJc w:val="left"/>
      <w:pPr>
        <w:ind w:left="1440" w:hanging="360"/>
      </w:pPr>
      <w:rPr>
        <w:rFonts w:ascii="Courier New" w:hAnsi="Courier New" w:hint="default"/>
      </w:rPr>
    </w:lvl>
    <w:lvl w:ilvl="2" w:tplc="AFA273FE">
      <w:start w:val="1"/>
      <w:numFmt w:val="bullet"/>
      <w:lvlText w:val=""/>
      <w:lvlJc w:val="left"/>
      <w:pPr>
        <w:ind w:left="2160" w:hanging="360"/>
      </w:pPr>
      <w:rPr>
        <w:rFonts w:ascii="Wingdings" w:hAnsi="Wingdings" w:hint="default"/>
      </w:rPr>
    </w:lvl>
    <w:lvl w:ilvl="3" w:tplc="51BCFBE4">
      <w:start w:val="1"/>
      <w:numFmt w:val="bullet"/>
      <w:lvlText w:val=""/>
      <w:lvlJc w:val="left"/>
      <w:pPr>
        <w:ind w:left="2880" w:hanging="360"/>
      </w:pPr>
      <w:rPr>
        <w:rFonts w:ascii="Symbol" w:hAnsi="Symbol" w:hint="default"/>
      </w:rPr>
    </w:lvl>
    <w:lvl w:ilvl="4" w:tplc="E85E170E">
      <w:start w:val="1"/>
      <w:numFmt w:val="bullet"/>
      <w:lvlText w:val="o"/>
      <w:lvlJc w:val="left"/>
      <w:pPr>
        <w:ind w:left="3600" w:hanging="360"/>
      </w:pPr>
      <w:rPr>
        <w:rFonts w:ascii="Courier New" w:hAnsi="Courier New" w:hint="default"/>
      </w:rPr>
    </w:lvl>
    <w:lvl w:ilvl="5" w:tplc="B5F881BC">
      <w:start w:val="1"/>
      <w:numFmt w:val="bullet"/>
      <w:lvlText w:val=""/>
      <w:lvlJc w:val="left"/>
      <w:pPr>
        <w:ind w:left="4320" w:hanging="360"/>
      </w:pPr>
      <w:rPr>
        <w:rFonts w:ascii="Wingdings" w:hAnsi="Wingdings" w:hint="default"/>
      </w:rPr>
    </w:lvl>
    <w:lvl w:ilvl="6" w:tplc="AA0AE818">
      <w:start w:val="1"/>
      <w:numFmt w:val="bullet"/>
      <w:lvlText w:val=""/>
      <w:lvlJc w:val="left"/>
      <w:pPr>
        <w:ind w:left="5040" w:hanging="360"/>
      </w:pPr>
      <w:rPr>
        <w:rFonts w:ascii="Symbol" w:hAnsi="Symbol" w:hint="default"/>
      </w:rPr>
    </w:lvl>
    <w:lvl w:ilvl="7" w:tplc="9D00AEB2">
      <w:start w:val="1"/>
      <w:numFmt w:val="bullet"/>
      <w:lvlText w:val="o"/>
      <w:lvlJc w:val="left"/>
      <w:pPr>
        <w:ind w:left="5760" w:hanging="360"/>
      </w:pPr>
      <w:rPr>
        <w:rFonts w:ascii="Courier New" w:hAnsi="Courier New" w:hint="default"/>
      </w:rPr>
    </w:lvl>
    <w:lvl w:ilvl="8" w:tplc="82E0435A">
      <w:start w:val="1"/>
      <w:numFmt w:val="bullet"/>
      <w:lvlText w:val=""/>
      <w:lvlJc w:val="left"/>
      <w:pPr>
        <w:ind w:left="6480" w:hanging="360"/>
      </w:pPr>
      <w:rPr>
        <w:rFonts w:ascii="Wingdings" w:hAnsi="Wingdings" w:hint="default"/>
      </w:rPr>
    </w:lvl>
  </w:abstractNum>
  <w:abstractNum w:abstractNumId="21" w15:restartNumberingAfterBreak="0">
    <w:nsid w:val="492E360D"/>
    <w:multiLevelType w:val="hybridMultilevel"/>
    <w:tmpl w:val="96D6FBF0"/>
    <w:lvl w:ilvl="0" w:tplc="08090001">
      <w:start w:val="1"/>
      <w:numFmt w:val="bullet"/>
      <w:lvlText w:val=""/>
      <w:lvlJc w:val="left"/>
      <w:pPr>
        <w:ind w:left="1647" w:hanging="360"/>
      </w:pPr>
      <w:rPr>
        <w:rFonts w:ascii="Symbol" w:hAnsi="Symbol" w:hint="default"/>
      </w:rPr>
    </w:lvl>
    <w:lvl w:ilvl="1" w:tplc="08090003" w:tentative="1">
      <w:start w:val="1"/>
      <w:numFmt w:val="bullet"/>
      <w:lvlText w:val="o"/>
      <w:lvlJc w:val="left"/>
      <w:pPr>
        <w:ind w:left="2367" w:hanging="360"/>
      </w:pPr>
      <w:rPr>
        <w:rFonts w:ascii="Courier New" w:hAnsi="Courier New" w:cs="Courier New" w:hint="default"/>
      </w:rPr>
    </w:lvl>
    <w:lvl w:ilvl="2" w:tplc="08090005" w:tentative="1">
      <w:start w:val="1"/>
      <w:numFmt w:val="bullet"/>
      <w:lvlText w:val=""/>
      <w:lvlJc w:val="left"/>
      <w:pPr>
        <w:ind w:left="3087" w:hanging="360"/>
      </w:pPr>
      <w:rPr>
        <w:rFonts w:ascii="Wingdings" w:hAnsi="Wingdings" w:hint="default"/>
      </w:rPr>
    </w:lvl>
    <w:lvl w:ilvl="3" w:tplc="08090001" w:tentative="1">
      <w:start w:val="1"/>
      <w:numFmt w:val="bullet"/>
      <w:lvlText w:val=""/>
      <w:lvlJc w:val="left"/>
      <w:pPr>
        <w:ind w:left="3807" w:hanging="360"/>
      </w:pPr>
      <w:rPr>
        <w:rFonts w:ascii="Symbol" w:hAnsi="Symbol" w:hint="default"/>
      </w:rPr>
    </w:lvl>
    <w:lvl w:ilvl="4" w:tplc="08090003" w:tentative="1">
      <w:start w:val="1"/>
      <w:numFmt w:val="bullet"/>
      <w:lvlText w:val="o"/>
      <w:lvlJc w:val="left"/>
      <w:pPr>
        <w:ind w:left="4527" w:hanging="360"/>
      </w:pPr>
      <w:rPr>
        <w:rFonts w:ascii="Courier New" w:hAnsi="Courier New" w:cs="Courier New" w:hint="default"/>
      </w:rPr>
    </w:lvl>
    <w:lvl w:ilvl="5" w:tplc="08090005" w:tentative="1">
      <w:start w:val="1"/>
      <w:numFmt w:val="bullet"/>
      <w:lvlText w:val=""/>
      <w:lvlJc w:val="left"/>
      <w:pPr>
        <w:ind w:left="5247" w:hanging="360"/>
      </w:pPr>
      <w:rPr>
        <w:rFonts w:ascii="Wingdings" w:hAnsi="Wingdings" w:hint="default"/>
      </w:rPr>
    </w:lvl>
    <w:lvl w:ilvl="6" w:tplc="08090001" w:tentative="1">
      <w:start w:val="1"/>
      <w:numFmt w:val="bullet"/>
      <w:lvlText w:val=""/>
      <w:lvlJc w:val="left"/>
      <w:pPr>
        <w:ind w:left="5967" w:hanging="360"/>
      </w:pPr>
      <w:rPr>
        <w:rFonts w:ascii="Symbol" w:hAnsi="Symbol" w:hint="default"/>
      </w:rPr>
    </w:lvl>
    <w:lvl w:ilvl="7" w:tplc="08090003" w:tentative="1">
      <w:start w:val="1"/>
      <w:numFmt w:val="bullet"/>
      <w:lvlText w:val="o"/>
      <w:lvlJc w:val="left"/>
      <w:pPr>
        <w:ind w:left="6687" w:hanging="360"/>
      </w:pPr>
      <w:rPr>
        <w:rFonts w:ascii="Courier New" w:hAnsi="Courier New" w:cs="Courier New" w:hint="default"/>
      </w:rPr>
    </w:lvl>
    <w:lvl w:ilvl="8" w:tplc="08090005" w:tentative="1">
      <w:start w:val="1"/>
      <w:numFmt w:val="bullet"/>
      <w:lvlText w:val=""/>
      <w:lvlJc w:val="left"/>
      <w:pPr>
        <w:ind w:left="7407" w:hanging="360"/>
      </w:pPr>
      <w:rPr>
        <w:rFonts w:ascii="Wingdings" w:hAnsi="Wingdings" w:hint="default"/>
      </w:rPr>
    </w:lvl>
  </w:abstractNum>
  <w:abstractNum w:abstractNumId="22" w15:restartNumberingAfterBreak="0">
    <w:nsid w:val="4CB034AA"/>
    <w:multiLevelType w:val="hybridMultilevel"/>
    <w:tmpl w:val="716EEA84"/>
    <w:lvl w:ilvl="0" w:tplc="08090001">
      <w:start w:val="1"/>
      <w:numFmt w:val="bullet"/>
      <w:lvlText w:val=""/>
      <w:lvlJc w:val="left"/>
      <w:pPr>
        <w:ind w:left="1287" w:hanging="360"/>
      </w:pPr>
      <w:rPr>
        <w:rFonts w:ascii="Symbol" w:hAnsi="Symbol" w:hint="default"/>
      </w:rPr>
    </w:lvl>
    <w:lvl w:ilvl="1" w:tplc="6946FFA4">
      <w:numFmt w:val="bullet"/>
      <w:lvlText w:val="•"/>
      <w:lvlJc w:val="left"/>
      <w:pPr>
        <w:ind w:left="2367" w:hanging="720"/>
      </w:pPr>
      <w:rPr>
        <w:rFonts w:ascii="Calibri" w:eastAsiaTheme="minorHAnsi" w:hAnsi="Calibri" w:cs="Calibri"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3" w15:restartNumberingAfterBreak="0">
    <w:nsid w:val="501E7813"/>
    <w:multiLevelType w:val="multilevel"/>
    <w:tmpl w:val="B74678FC"/>
    <w:lvl w:ilvl="0">
      <w:start w:val="7"/>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05513D9"/>
    <w:multiLevelType w:val="hybridMultilevel"/>
    <w:tmpl w:val="2226880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 w15:restartNumberingAfterBreak="0">
    <w:nsid w:val="5B120BA9"/>
    <w:multiLevelType w:val="hybridMultilevel"/>
    <w:tmpl w:val="E73ED6FC"/>
    <w:lvl w:ilvl="0" w:tplc="F892B964">
      <w:start w:val="1"/>
      <w:numFmt w:val="decimal"/>
      <w:lvlText w:val="%1."/>
      <w:lvlJc w:val="left"/>
      <w:pPr>
        <w:ind w:left="4887" w:hanging="720"/>
      </w:pPr>
      <w:rPr>
        <w:rFonts w:hint="default"/>
      </w:rPr>
    </w:lvl>
    <w:lvl w:ilvl="1" w:tplc="04090019" w:tentative="1">
      <w:start w:val="1"/>
      <w:numFmt w:val="lowerLetter"/>
      <w:lvlText w:val="%2."/>
      <w:lvlJc w:val="left"/>
      <w:pPr>
        <w:ind w:left="5247" w:hanging="360"/>
      </w:pPr>
    </w:lvl>
    <w:lvl w:ilvl="2" w:tplc="0409001B" w:tentative="1">
      <w:start w:val="1"/>
      <w:numFmt w:val="lowerRoman"/>
      <w:lvlText w:val="%3."/>
      <w:lvlJc w:val="right"/>
      <w:pPr>
        <w:ind w:left="5967" w:hanging="180"/>
      </w:pPr>
    </w:lvl>
    <w:lvl w:ilvl="3" w:tplc="0409000F" w:tentative="1">
      <w:start w:val="1"/>
      <w:numFmt w:val="decimal"/>
      <w:lvlText w:val="%4."/>
      <w:lvlJc w:val="left"/>
      <w:pPr>
        <w:ind w:left="6687" w:hanging="360"/>
      </w:pPr>
    </w:lvl>
    <w:lvl w:ilvl="4" w:tplc="04090019" w:tentative="1">
      <w:start w:val="1"/>
      <w:numFmt w:val="lowerLetter"/>
      <w:lvlText w:val="%5."/>
      <w:lvlJc w:val="left"/>
      <w:pPr>
        <w:ind w:left="7407" w:hanging="360"/>
      </w:pPr>
    </w:lvl>
    <w:lvl w:ilvl="5" w:tplc="0409001B" w:tentative="1">
      <w:start w:val="1"/>
      <w:numFmt w:val="lowerRoman"/>
      <w:lvlText w:val="%6."/>
      <w:lvlJc w:val="right"/>
      <w:pPr>
        <w:ind w:left="8127" w:hanging="180"/>
      </w:pPr>
    </w:lvl>
    <w:lvl w:ilvl="6" w:tplc="0409000F" w:tentative="1">
      <w:start w:val="1"/>
      <w:numFmt w:val="decimal"/>
      <w:lvlText w:val="%7."/>
      <w:lvlJc w:val="left"/>
      <w:pPr>
        <w:ind w:left="8847" w:hanging="360"/>
      </w:pPr>
    </w:lvl>
    <w:lvl w:ilvl="7" w:tplc="04090019" w:tentative="1">
      <w:start w:val="1"/>
      <w:numFmt w:val="lowerLetter"/>
      <w:lvlText w:val="%8."/>
      <w:lvlJc w:val="left"/>
      <w:pPr>
        <w:ind w:left="9567" w:hanging="360"/>
      </w:pPr>
    </w:lvl>
    <w:lvl w:ilvl="8" w:tplc="0409001B" w:tentative="1">
      <w:start w:val="1"/>
      <w:numFmt w:val="lowerRoman"/>
      <w:lvlText w:val="%9."/>
      <w:lvlJc w:val="right"/>
      <w:pPr>
        <w:ind w:left="10287" w:hanging="180"/>
      </w:pPr>
    </w:lvl>
  </w:abstractNum>
  <w:abstractNum w:abstractNumId="26" w15:restartNumberingAfterBreak="0">
    <w:nsid w:val="5DD8EBCD"/>
    <w:multiLevelType w:val="multilevel"/>
    <w:tmpl w:val="4E047EC0"/>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5FC54172"/>
    <w:multiLevelType w:val="hybridMultilevel"/>
    <w:tmpl w:val="DF6CD19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1F15A16"/>
    <w:multiLevelType w:val="multilevel"/>
    <w:tmpl w:val="76726406"/>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6C3209A"/>
    <w:multiLevelType w:val="hybridMultilevel"/>
    <w:tmpl w:val="B1DA7DD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672A723E"/>
    <w:multiLevelType w:val="hybridMultilevel"/>
    <w:tmpl w:val="0DDC176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1" w15:restartNumberingAfterBreak="0">
    <w:nsid w:val="6A4D4984"/>
    <w:multiLevelType w:val="multilevel"/>
    <w:tmpl w:val="0C8CB796"/>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A777414"/>
    <w:multiLevelType w:val="hybridMultilevel"/>
    <w:tmpl w:val="CA12CF5E"/>
    <w:lvl w:ilvl="0" w:tplc="D2A8F440">
      <w:start w:val="1"/>
      <w:numFmt w:val="bullet"/>
      <w:lvlText w:val="-"/>
      <w:lvlJc w:val="left"/>
      <w:pPr>
        <w:ind w:left="927" w:hanging="360"/>
      </w:pPr>
      <w:rPr>
        <w:rFonts w:ascii="Aptos" w:hAnsi="Aptos" w:hint="default"/>
      </w:rPr>
    </w:lvl>
    <w:lvl w:ilvl="1" w:tplc="E7425978">
      <w:start w:val="1"/>
      <w:numFmt w:val="bullet"/>
      <w:lvlText w:val="o"/>
      <w:lvlJc w:val="left"/>
      <w:pPr>
        <w:ind w:left="1647" w:hanging="360"/>
      </w:pPr>
      <w:rPr>
        <w:rFonts w:ascii="Courier New" w:hAnsi="Courier New" w:hint="default"/>
      </w:rPr>
    </w:lvl>
    <w:lvl w:ilvl="2" w:tplc="D2E65384">
      <w:start w:val="1"/>
      <w:numFmt w:val="bullet"/>
      <w:lvlText w:val=""/>
      <w:lvlJc w:val="left"/>
      <w:pPr>
        <w:ind w:left="2367" w:hanging="360"/>
      </w:pPr>
      <w:rPr>
        <w:rFonts w:ascii="Wingdings" w:hAnsi="Wingdings" w:hint="default"/>
      </w:rPr>
    </w:lvl>
    <w:lvl w:ilvl="3" w:tplc="80327BF6">
      <w:start w:val="1"/>
      <w:numFmt w:val="bullet"/>
      <w:lvlText w:val=""/>
      <w:lvlJc w:val="left"/>
      <w:pPr>
        <w:ind w:left="3087" w:hanging="360"/>
      </w:pPr>
      <w:rPr>
        <w:rFonts w:ascii="Symbol" w:hAnsi="Symbol" w:hint="default"/>
      </w:rPr>
    </w:lvl>
    <w:lvl w:ilvl="4" w:tplc="25545502">
      <w:start w:val="1"/>
      <w:numFmt w:val="bullet"/>
      <w:lvlText w:val="o"/>
      <w:lvlJc w:val="left"/>
      <w:pPr>
        <w:ind w:left="3807" w:hanging="360"/>
      </w:pPr>
      <w:rPr>
        <w:rFonts w:ascii="Courier New" w:hAnsi="Courier New" w:hint="default"/>
      </w:rPr>
    </w:lvl>
    <w:lvl w:ilvl="5" w:tplc="A46ADEDA">
      <w:start w:val="1"/>
      <w:numFmt w:val="bullet"/>
      <w:lvlText w:val=""/>
      <w:lvlJc w:val="left"/>
      <w:pPr>
        <w:ind w:left="4527" w:hanging="360"/>
      </w:pPr>
      <w:rPr>
        <w:rFonts w:ascii="Wingdings" w:hAnsi="Wingdings" w:hint="default"/>
      </w:rPr>
    </w:lvl>
    <w:lvl w:ilvl="6" w:tplc="CE96D3F0">
      <w:start w:val="1"/>
      <w:numFmt w:val="bullet"/>
      <w:lvlText w:val=""/>
      <w:lvlJc w:val="left"/>
      <w:pPr>
        <w:ind w:left="5247" w:hanging="360"/>
      </w:pPr>
      <w:rPr>
        <w:rFonts w:ascii="Symbol" w:hAnsi="Symbol" w:hint="default"/>
      </w:rPr>
    </w:lvl>
    <w:lvl w:ilvl="7" w:tplc="2DBCF4B4">
      <w:start w:val="1"/>
      <w:numFmt w:val="bullet"/>
      <w:lvlText w:val="o"/>
      <w:lvlJc w:val="left"/>
      <w:pPr>
        <w:ind w:left="5967" w:hanging="360"/>
      </w:pPr>
      <w:rPr>
        <w:rFonts w:ascii="Courier New" w:hAnsi="Courier New" w:hint="default"/>
      </w:rPr>
    </w:lvl>
    <w:lvl w:ilvl="8" w:tplc="48BCDAEC">
      <w:start w:val="1"/>
      <w:numFmt w:val="bullet"/>
      <w:lvlText w:val=""/>
      <w:lvlJc w:val="left"/>
      <w:pPr>
        <w:ind w:left="6687" w:hanging="360"/>
      </w:pPr>
      <w:rPr>
        <w:rFonts w:ascii="Wingdings" w:hAnsi="Wingdings" w:hint="default"/>
      </w:rPr>
    </w:lvl>
  </w:abstractNum>
  <w:abstractNum w:abstractNumId="33" w15:restartNumberingAfterBreak="0">
    <w:nsid w:val="6CFC49FA"/>
    <w:multiLevelType w:val="hybridMultilevel"/>
    <w:tmpl w:val="6C64B9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F235840"/>
    <w:multiLevelType w:val="hybridMultilevel"/>
    <w:tmpl w:val="9E6C254C"/>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5" w15:restartNumberingAfterBreak="0">
    <w:nsid w:val="75102B56"/>
    <w:multiLevelType w:val="hybridMultilevel"/>
    <w:tmpl w:val="1DEADC68"/>
    <w:lvl w:ilvl="0" w:tplc="08090001">
      <w:start w:val="1"/>
      <w:numFmt w:val="bullet"/>
      <w:lvlText w:val=""/>
      <w:lvlJc w:val="left"/>
      <w:pPr>
        <w:ind w:left="1287" w:hanging="360"/>
      </w:pPr>
      <w:rPr>
        <w:rFonts w:ascii="Symbol" w:hAnsi="Symbol" w:hint="default"/>
      </w:rPr>
    </w:lvl>
    <w:lvl w:ilvl="1" w:tplc="08090003">
      <w:start w:val="1"/>
      <w:numFmt w:val="bullet"/>
      <w:lvlText w:val="o"/>
      <w:lvlJc w:val="left"/>
      <w:pPr>
        <w:ind w:left="2007" w:hanging="360"/>
      </w:pPr>
      <w:rPr>
        <w:rFonts w:ascii="Courier New" w:hAnsi="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6" w15:restartNumberingAfterBreak="0">
    <w:nsid w:val="75375FEB"/>
    <w:multiLevelType w:val="multilevel"/>
    <w:tmpl w:val="93D4C9E8"/>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775F006"/>
    <w:multiLevelType w:val="multilevel"/>
    <w:tmpl w:val="8328297C"/>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7A8AFD8F"/>
    <w:multiLevelType w:val="multilevel"/>
    <w:tmpl w:val="A59867BA"/>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CA0AD65"/>
    <w:multiLevelType w:val="multilevel"/>
    <w:tmpl w:val="BE683F4A"/>
    <w:lvl w:ilvl="0">
      <w:start w:val="9"/>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CBB5D2E"/>
    <w:multiLevelType w:val="multilevel"/>
    <w:tmpl w:val="C678A178"/>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7EB92BA6"/>
    <w:multiLevelType w:val="hybridMultilevel"/>
    <w:tmpl w:val="CB3EB984"/>
    <w:lvl w:ilvl="0" w:tplc="B3983D44">
      <w:start w:val="1"/>
      <w:numFmt w:val="bullet"/>
      <w:lvlText w:val=""/>
      <w:lvlJc w:val="left"/>
      <w:pPr>
        <w:ind w:left="720" w:hanging="360"/>
      </w:pPr>
      <w:rPr>
        <w:rFonts w:ascii="Symbol" w:hAnsi="Symbol" w:hint="default"/>
      </w:rPr>
    </w:lvl>
    <w:lvl w:ilvl="1" w:tplc="E878F38A">
      <w:start w:val="1"/>
      <w:numFmt w:val="bullet"/>
      <w:lvlText w:val="o"/>
      <w:lvlJc w:val="left"/>
      <w:pPr>
        <w:ind w:left="1440" w:hanging="360"/>
      </w:pPr>
      <w:rPr>
        <w:rFonts w:ascii="Courier New" w:hAnsi="Courier New" w:hint="default"/>
      </w:rPr>
    </w:lvl>
    <w:lvl w:ilvl="2" w:tplc="BEFC5922">
      <w:start w:val="1"/>
      <w:numFmt w:val="bullet"/>
      <w:lvlText w:val=""/>
      <w:lvlJc w:val="left"/>
      <w:pPr>
        <w:ind w:left="2160" w:hanging="360"/>
      </w:pPr>
      <w:rPr>
        <w:rFonts w:ascii="Wingdings" w:hAnsi="Wingdings" w:hint="default"/>
      </w:rPr>
    </w:lvl>
    <w:lvl w:ilvl="3" w:tplc="CFB04148">
      <w:start w:val="1"/>
      <w:numFmt w:val="bullet"/>
      <w:lvlText w:val=""/>
      <w:lvlJc w:val="left"/>
      <w:pPr>
        <w:ind w:left="2880" w:hanging="360"/>
      </w:pPr>
      <w:rPr>
        <w:rFonts w:ascii="Symbol" w:hAnsi="Symbol" w:hint="default"/>
      </w:rPr>
    </w:lvl>
    <w:lvl w:ilvl="4" w:tplc="BF942A5A">
      <w:start w:val="1"/>
      <w:numFmt w:val="bullet"/>
      <w:lvlText w:val="o"/>
      <w:lvlJc w:val="left"/>
      <w:pPr>
        <w:ind w:left="3600" w:hanging="360"/>
      </w:pPr>
      <w:rPr>
        <w:rFonts w:ascii="Courier New" w:hAnsi="Courier New" w:hint="default"/>
      </w:rPr>
    </w:lvl>
    <w:lvl w:ilvl="5" w:tplc="3DDCAEDA">
      <w:start w:val="1"/>
      <w:numFmt w:val="bullet"/>
      <w:lvlText w:val=""/>
      <w:lvlJc w:val="left"/>
      <w:pPr>
        <w:ind w:left="4320" w:hanging="360"/>
      </w:pPr>
      <w:rPr>
        <w:rFonts w:ascii="Wingdings" w:hAnsi="Wingdings" w:hint="default"/>
      </w:rPr>
    </w:lvl>
    <w:lvl w:ilvl="6" w:tplc="5122DBDA">
      <w:start w:val="1"/>
      <w:numFmt w:val="bullet"/>
      <w:lvlText w:val=""/>
      <w:lvlJc w:val="left"/>
      <w:pPr>
        <w:ind w:left="5040" w:hanging="360"/>
      </w:pPr>
      <w:rPr>
        <w:rFonts w:ascii="Symbol" w:hAnsi="Symbol" w:hint="default"/>
      </w:rPr>
    </w:lvl>
    <w:lvl w:ilvl="7" w:tplc="F3E8B096">
      <w:start w:val="1"/>
      <w:numFmt w:val="bullet"/>
      <w:lvlText w:val="o"/>
      <w:lvlJc w:val="left"/>
      <w:pPr>
        <w:ind w:left="5760" w:hanging="360"/>
      </w:pPr>
      <w:rPr>
        <w:rFonts w:ascii="Courier New" w:hAnsi="Courier New" w:hint="default"/>
      </w:rPr>
    </w:lvl>
    <w:lvl w:ilvl="8" w:tplc="F672FF02">
      <w:start w:val="1"/>
      <w:numFmt w:val="bullet"/>
      <w:lvlText w:val=""/>
      <w:lvlJc w:val="left"/>
      <w:pPr>
        <w:ind w:left="6480" w:hanging="360"/>
      </w:pPr>
      <w:rPr>
        <w:rFonts w:ascii="Wingdings" w:hAnsi="Wingdings" w:hint="default"/>
      </w:rPr>
    </w:lvl>
  </w:abstractNum>
  <w:abstractNum w:abstractNumId="42" w15:restartNumberingAfterBreak="0">
    <w:nsid w:val="7FF391F7"/>
    <w:multiLevelType w:val="multilevel"/>
    <w:tmpl w:val="1B84FDB8"/>
    <w:lvl w:ilvl="0">
      <w:start w:val="4"/>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2618427">
    <w:abstractNumId w:val="32"/>
  </w:num>
  <w:num w:numId="2" w16cid:durableId="1659454847">
    <w:abstractNumId w:val="11"/>
  </w:num>
  <w:num w:numId="3" w16cid:durableId="7371485">
    <w:abstractNumId w:val="1"/>
  </w:num>
  <w:num w:numId="4" w16cid:durableId="1885747332">
    <w:abstractNumId w:val="20"/>
  </w:num>
  <w:num w:numId="5" w16cid:durableId="77026220">
    <w:abstractNumId w:val="41"/>
  </w:num>
  <w:num w:numId="6" w16cid:durableId="2094888672">
    <w:abstractNumId w:val="38"/>
  </w:num>
  <w:num w:numId="7" w16cid:durableId="712076942">
    <w:abstractNumId w:val="12"/>
  </w:num>
  <w:num w:numId="8" w16cid:durableId="1371758551">
    <w:abstractNumId w:val="37"/>
  </w:num>
  <w:num w:numId="9" w16cid:durableId="1601986439">
    <w:abstractNumId w:val="28"/>
  </w:num>
  <w:num w:numId="10" w16cid:durableId="1910652472">
    <w:abstractNumId w:val="40"/>
  </w:num>
  <w:num w:numId="11" w16cid:durableId="1258366404">
    <w:abstractNumId w:val="10"/>
  </w:num>
  <w:num w:numId="12" w16cid:durableId="924268396">
    <w:abstractNumId w:val="36"/>
  </w:num>
  <w:num w:numId="13" w16cid:durableId="1967464047">
    <w:abstractNumId w:val="26"/>
  </w:num>
  <w:num w:numId="14" w16cid:durableId="1743722659">
    <w:abstractNumId w:val="19"/>
  </w:num>
  <w:num w:numId="15" w16cid:durableId="577791597">
    <w:abstractNumId w:val="2"/>
  </w:num>
  <w:num w:numId="16" w16cid:durableId="1330870390">
    <w:abstractNumId w:val="39"/>
  </w:num>
  <w:num w:numId="17" w16cid:durableId="89590599">
    <w:abstractNumId w:val="5"/>
  </w:num>
  <w:num w:numId="18" w16cid:durableId="218827361">
    <w:abstractNumId w:val="23"/>
  </w:num>
  <w:num w:numId="19" w16cid:durableId="1631589061">
    <w:abstractNumId w:val="15"/>
  </w:num>
  <w:num w:numId="20" w16cid:durableId="559555391">
    <w:abstractNumId w:val="13"/>
  </w:num>
  <w:num w:numId="21" w16cid:durableId="237205276">
    <w:abstractNumId w:val="42"/>
  </w:num>
  <w:num w:numId="22" w16cid:durableId="2007977382">
    <w:abstractNumId w:val="6"/>
  </w:num>
  <w:num w:numId="23" w16cid:durableId="835725477">
    <w:abstractNumId w:val="3"/>
  </w:num>
  <w:num w:numId="24" w16cid:durableId="1903101168">
    <w:abstractNumId w:val="9"/>
  </w:num>
  <w:num w:numId="25" w16cid:durableId="1097678638">
    <w:abstractNumId w:val="8"/>
  </w:num>
  <w:num w:numId="26" w16cid:durableId="237250731">
    <w:abstractNumId w:val="31"/>
  </w:num>
  <w:num w:numId="27" w16cid:durableId="1241327441">
    <w:abstractNumId w:val="7"/>
  </w:num>
  <w:num w:numId="28" w16cid:durableId="1107847878">
    <w:abstractNumId w:val="0"/>
  </w:num>
  <w:num w:numId="29" w16cid:durableId="733356371">
    <w:abstractNumId w:val="14"/>
  </w:num>
  <w:num w:numId="30" w16cid:durableId="1669819134">
    <w:abstractNumId w:val="34"/>
  </w:num>
  <w:num w:numId="31" w16cid:durableId="651249357">
    <w:abstractNumId w:val="35"/>
  </w:num>
  <w:num w:numId="32" w16cid:durableId="25718442">
    <w:abstractNumId w:val="22"/>
  </w:num>
  <w:num w:numId="33" w16cid:durableId="496700061">
    <w:abstractNumId w:val="30"/>
  </w:num>
  <w:num w:numId="34" w16cid:durableId="1308052847">
    <w:abstractNumId w:val="33"/>
  </w:num>
  <w:num w:numId="35" w16cid:durableId="274755497">
    <w:abstractNumId w:val="4"/>
  </w:num>
  <w:num w:numId="36" w16cid:durableId="1302267211">
    <w:abstractNumId w:val="24"/>
  </w:num>
  <w:num w:numId="37" w16cid:durableId="1473868558">
    <w:abstractNumId w:val="18"/>
  </w:num>
  <w:num w:numId="38" w16cid:durableId="1556429812">
    <w:abstractNumId w:val="21"/>
  </w:num>
  <w:num w:numId="39" w16cid:durableId="759912846">
    <w:abstractNumId w:val="29"/>
  </w:num>
  <w:num w:numId="40" w16cid:durableId="696082249">
    <w:abstractNumId w:val="16"/>
  </w:num>
  <w:num w:numId="41" w16cid:durableId="1701009228">
    <w:abstractNumId w:val="17"/>
  </w:num>
  <w:num w:numId="42" w16cid:durableId="1058557376">
    <w:abstractNumId w:val="25"/>
  </w:num>
  <w:num w:numId="43" w16cid:durableId="1685401938">
    <w:abstractNumId w:val="2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ron Lange">
    <w15:presenceInfo w15:providerId="AD" w15:userId="S::aron.lange.ext@kertos.io::61a9a2b8-717d-4324-91f6-22034d18d9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C1C"/>
    <w:rsid w:val="0003638B"/>
    <w:rsid w:val="00087106"/>
    <w:rsid w:val="000A1511"/>
    <w:rsid w:val="000D4E86"/>
    <w:rsid w:val="000E23C0"/>
    <w:rsid w:val="000E4971"/>
    <w:rsid w:val="000F5BE4"/>
    <w:rsid w:val="00117A6E"/>
    <w:rsid w:val="001316FA"/>
    <w:rsid w:val="00152CBF"/>
    <w:rsid w:val="001549EB"/>
    <w:rsid w:val="001561FB"/>
    <w:rsid w:val="00163E6D"/>
    <w:rsid w:val="001818CD"/>
    <w:rsid w:val="001A514A"/>
    <w:rsid w:val="001C2888"/>
    <w:rsid w:val="00217199"/>
    <w:rsid w:val="00234BAD"/>
    <w:rsid w:val="002430FB"/>
    <w:rsid w:val="00271C2E"/>
    <w:rsid w:val="002D5CCE"/>
    <w:rsid w:val="00370FFC"/>
    <w:rsid w:val="00372123"/>
    <w:rsid w:val="003D7DBC"/>
    <w:rsid w:val="003E6BAD"/>
    <w:rsid w:val="003F56AD"/>
    <w:rsid w:val="0040151A"/>
    <w:rsid w:val="00411EC0"/>
    <w:rsid w:val="004540E5"/>
    <w:rsid w:val="00485876"/>
    <w:rsid w:val="0049333C"/>
    <w:rsid w:val="004C7C51"/>
    <w:rsid w:val="004D36A9"/>
    <w:rsid w:val="004E638D"/>
    <w:rsid w:val="004F1CB3"/>
    <w:rsid w:val="00506708"/>
    <w:rsid w:val="00557140"/>
    <w:rsid w:val="00567748"/>
    <w:rsid w:val="00586FC7"/>
    <w:rsid w:val="005A365E"/>
    <w:rsid w:val="005C3316"/>
    <w:rsid w:val="005C7340"/>
    <w:rsid w:val="005D3A50"/>
    <w:rsid w:val="00616088"/>
    <w:rsid w:val="006778B0"/>
    <w:rsid w:val="006A05A7"/>
    <w:rsid w:val="006A1CA1"/>
    <w:rsid w:val="006A4705"/>
    <w:rsid w:val="006B3A46"/>
    <w:rsid w:val="006C0024"/>
    <w:rsid w:val="006F24C9"/>
    <w:rsid w:val="00703C84"/>
    <w:rsid w:val="00714963"/>
    <w:rsid w:val="0072425B"/>
    <w:rsid w:val="00747F40"/>
    <w:rsid w:val="00755E4D"/>
    <w:rsid w:val="007B1479"/>
    <w:rsid w:val="007B5F1C"/>
    <w:rsid w:val="00806C2D"/>
    <w:rsid w:val="00822E82"/>
    <w:rsid w:val="008426E4"/>
    <w:rsid w:val="00881306"/>
    <w:rsid w:val="008A76BC"/>
    <w:rsid w:val="008E35B9"/>
    <w:rsid w:val="00915B76"/>
    <w:rsid w:val="009169FE"/>
    <w:rsid w:val="0092017C"/>
    <w:rsid w:val="00920D17"/>
    <w:rsid w:val="00970D4F"/>
    <w:rsid w:val="00975A7C"/>
    <w:rsid w:val="00976387"/>
    <w:rsid w:val="0098085F"/>
    <w:rsid w:val="00990F00"/>
    <w:rsid w:val="009C4EF4"/>
    <w:rsid w:val="009D75A8"/>
    <w:rsid w:val="009E6C4E"/>
    <w:rsid w:val="00A00F65"/>
    <w:rsid w:val="00A50388"/>
    <w:rsid w:val="00A56A43"/>
    <w:rsid w:val="00A62B7F"/>
    <w:rsid w:val="00A64299"/>
    <w:rsid w:val="00A843D0"/>
    <w:rsid w:val="00A92E63"/>
    <w:rsid w:val="00A955F8"/>
    <w:rsid w:val="00AB1ABE"/>
    <w:rsid w:val="00AD2CF3"/>
    <w:rsid w:val="00AE0F2B"/>
    <w:rsid w:val="00AF061C"/>
    <w:rsid w:val="00AF3D53"/>
    <w:rsid w:val="00AF617E"/>
    <w:rsid w:val="00B06B3D"/>
    <w:rsid w:val="00B11A6A"/>
    <w:rsid w:val="00B126FC"/>
    <w:rsid w:val="00B21B69"/>
    <w:rsid w:val="00B63E71"/>
    <w:rsid w:val="00B65C1C"/>
    <w:rsid w:val="00B81EEE"/>
    <w:rsid w:val="00BB2FF5"/>
    <w:rsid w:val="00BB7FE2"/>
    <w:rsid w:val="00BF2D72"/>
    <w:rsid w:val="00C12BBD"/>
    <w:rsid w:val="00C20C0B"/>
    <w:rsid w:val="00C4613B"/>
    <w:rsid w:val="00C65B57"/>
    <w:rsid w:val="00C84B4C"/>
    <w:rsid w:val="00C93F3D"/>
    <w:rsid w:val="00CF3A81"/>
    <w:rsid w:val="00D67064"/>
    <w:rsid w:val="00DC630B"/>
    <w:rsid w:val="00E00D3C"/>
    <w:rsid w:val="00E1287E"/>
    <w:rsid w:val="00E40A16"/>
    <w:rsid w:val="00E5308B"/>
    <w:rsid w:val="00E54B66"/>
    <w:rsid w:val="00E6110D"/>
    <w:rsid w:val="00E62352"/>
    <w:rsid w:val="00E9313E"/>
    <w:rsid w:val="00ED1EF5"/>
    <w:rsid w:val="00F83859"/>
    <w:rsid w:val="00FA249C"/>
    <w:rsid w:val="00FB789B"/>
    <w:rsid w:val="00FE1DF4"/>
    <w:rsid w:val="0118FD60"/>
    <w:rsid w:val="011A9E25"/>
    <w:rsid w:val="0214C0DC"/>
    <w:rsid w:val="02C25B64"/>
    <w:rsid w:val="03908528"/>
    <w:rsid w:val="055C1282"/>
    <w:rsid w:val="05D86CC4"/>
    <w:rsid w:val="05FDDBBF"/>
    <w:rsid w:val="063E8674"/>
    <w:rsid w:val="0644528F"/>
    <w:rsid w:val="06D3CD8C"/>
    <w:rsid w:val="0701FEE8"/>
    <w:rsid w:val="0A63F1E2"/>
    <w:rsid w:val="0AC9C476"/>
    <w:rsid w:val="0CF690D3"/>
    <w:rsid w:val="0D3B1026"/>
    <w:rsid w:val="0E2FE151"/>
    <w:rsid w:val="0E358B41"/>
    <w:rsid w:val="0F4B7761"/>
    <w:rsid w:val="0FB1C9F2"/>
    <w:rsid w:val="10CA83F7"/>
    <w:rsid w:val="11AC75AE"/>
    <w:rsid w:val="11B99B75"/>
    <w:rsid w:val="11EEC7A9"/>
    <w:rsid w:val="128EF549"/>
    <w:rsid w:val="13C524E2"/>
    <w:rsid w:val="14CA614A"/>
    <w:rsid w:val="150D8D74"/>
    <w:rsid w:val="1516C598"/>
    <w:rsid w:val="15F477C8"/>
    <w:rsid w:val="173BA346"/>
    <w:rsid w:val="173CD100"/>
    <w:rsid w:val="1790BC90"/>
    <w:rsid w:val="17D11D68"/>
    <w:rsid w:val="17D7CE4E"/>
    <w:rsid w:val="182623C5"/>
    <w:rsid w:val="1858F072"/>
    <w:rsid w:val="188D9535"/>
    <w:rsid w:val="1891FBA9"/>
    <w:rsid w:val="18BDC9B1"/>
    <w:rsid w:val="1985227C"/>
    <w:rsid w:val="19E8F9C0"/>
    <w:rsid w:val="1A0F5D19"/>
    <w:rsid w:val="1B59D08F"/>
    <w:rsid w:val="1B6D738A"/>
    <w:rsid w:val="1CF219DA"/>
    <w:rsid w:val="1D27BE25"/>
    <w:rsid w:val="1DC421EA"/>
    <w:rsid w:val="1E8A99B2"/>
    <w:rsid w:val="20E87D96"/>
    <w:rsid w:val="2102BC06"/>
    <w:rsid w:val="21BD8E91"/>
    <w:rsid w:val="21DFE791"/>
    <w:rsid w:val="22138BBB"/>
    <w:rsid w:val="223688EB"/>
    <w:rsid w:val="2244899A"/>
    <w:rsid w:val="22BFBD6E"/>
    <w:rsid w:val="22E9210F"/>
    <w:rsid w:val="23E56018"/>
    <w:rsid w:val="2415FF5A"/>
    <w:rsid w:val="2439B2F4"/>
    <w:rsid w:val="267FBB44"/>
    <w:rsid w:val="271F03ED"/>
    <w:rsid w:val="279E8827"/>
    <w:rsid w:val="27D8CE7E"/>
    <w:rsid w:val="281FA088"/>
    <w:rsid w:val="28A56DE4"/>
    <w:rsid w:val="28B7D5CC"/>
    <w:rsid w:val="2987C168"/>
    <w:rsid w:val="29FE722E"/>
    <w:rsid w:val="2A3D25B9"/>
    <w:rsid w:val="2B0C5CA3"/>
    <w:rsid w:val="2BC92B39"/>
    <w:rsid w:val="2DD2AA80"/>
    <w:rsid w:val="2EB58091"/>
    <w:rsid w:val="2F46516B"/>
    <w:rsid w:val="2FB238AC"/>
    <w:rsid w:val="30E321FA"/>
    <w:rsid w:val="30F59F14"/>
    <w:rsid w:val="31537272"/>
    <w:rsid w:val="31C7F64B"/>
    <w:rsid w:val="31FF63CE"/>
    <w:rsid w:val="325D1FD6"/>
    <w:rsid w:val="335160CE"/>
    <w:rsid w:val="345A9EEB"/>
    <w:rsid w:val="34D777BC"/>
    <w:rsid w:val="360AF4FC"/>
    <w:rsid w:val="361C6615"/>
    <w:rsid w:val="3629276D"/>
    <w:rsid w:val="375BE17C"/>
    <w:rsid w:val="3763F03D"/>
    <w:rsid w:val="390163C8"/>
    <w:rsid w:val="39547CB4"/>
    <w:rsid w:val="39C0C0B1"/>
    <w:rsid w:val="3A12A1C0"/>
    <w:rsid w:val="3B28BFCA"/>
    <w:rsid w:val="3B5B6DC8"/>
    <w:rsid w:val="3B895639"/>
    <w:rsid w:val="3B9545A1"/>
    <w:rsid w:val="3C90D438"/>
    <w:rsid w:val="3D0325A0"/>
    <w:rsid w:val="3DCD1512"/>
    <w:rsid w:val="3E650138"/>
    <w:rsid w:val="3EED6135"/>
    <w:rsid w:val="3F73C3D0"/>
    <w:rsid w:val="3FE02A33"/>
    <w:rsid w:val="408E26A4"/>
    <w:rsid w:val="40A3B875"/>
    <w:rsid w:val="40EFA067"/>
    <w:rsid w:val="41C45AA3"/>
    <w:rsid w:val="42D54809"/>
    <w:rsid w:val="4499BEF2"/>
    <w:rsid w:val="454A4034"/>
    <w:rsid w:val="45740152"/>
    <w:rsid w:val="46524691"/>
    <w:rsid w:val="46E7799E"/>
    <w:rsid w:val="4808A63A"/>
    <w:rsid w:val="4878235D"/>
    <w:rsid w:val="48902D68"/>
    <w:rsid w:val="4890C84B"/>
    <w:rsid w:val="48C4771F"/>
    <w:rsid w:val="499CE102"/>
    <w:rsid w:val="4A757AD4"/>
    <w:rsid w:val="4AFC93FD"/>
    <w:rsid w:val="4C1B5ADC"/>
    <w:rsid w:val="4D8B48F2"/>
    <w:rsid w:val="4DE97677"/>
    <w:rsid w:val="4E81BC7E"/>
    <w:rsid w:val="4EF3001D"/>
    <w:rsid w:val="4F0E620D"/>
    <w:rsid w:val="4F1F1677"/>
    <w:rsid w:val="4F43D4E8"/>
    <w:rsid w:val="4F4CD9A9"/>
    <w:rsid w:val="4F52E8F2"/>
    <w:rsid w:val="4FA13FF9"/>
    <w:rsid w:val="51A20264"/>
    <w:rsid w:val="523404E6"/>
    <w:rsid w:val="527F0611"/>
    <w:rsid w:val="52E8E380"/>
    <w:rsid w:val="5460650E"/>
    <w:rsid w:val="5472F8CD"/>
    <w:rsid w:val="55200842"/>
    <w:rsid w:val="552E3487"/>
    <w:rsid w:val="5561584F"/>
    <w:rsid w:val="5601C5FF"/>
    <w:rsid w:val="56616E89"/>
    <w:rsid w:val="5695B2F3"/>
    <w:rsid w:val="56C14335"/>
    <w:rsid w:val="5804F8B5"/>
    <w:rsid w:val="585EC847"/>
    <w:rsid w:val="5860BB30"/>
    <w:rsid w:val="58EDD5E0"/>
    <w:rsid w:val="59056FBD"/>
    <w:rsid w:val="5A13E0DA"/>
    <w:rsid w:val="5A57D1BA"/>
    <w:rsid w:val="5A984552"/>
    <w:rsid w:val="5AC166BE"/>
    <w:rsid w:val="5BE96198"/>
    <w:rsid w:val="5C6F3A08"/>
    <w:rsid w:val="5CB74C97"/>
    <w:rsid w:val="5D64303E"/>
    <w:rsid w:val="5D7B7AB1"/>
    <w:rsid w:val="5DF2CEB8"/>
    <w:rsid w:val="5ECBB647"/>
    <w:rsid w:val="5FC6D4DB"/>
    <w:rsid w:val="5FFA9BDB"/>
    <w:rsid w:val="5FFC588F"/>
    <w:rsid w:val="604E862B"/>
    <w:rsid w:val="608C0196"/>
    <w:rsid w:val="61069B4F"/>
    <w:rsid w:val="618A3099"/>
    <w:rsid w:val="6226F5DE"/>
    <w:rsid w:val="625EEA31"/>
    <w:rsid w:val="6265E679"/>
    <w:rsid w:val="62952D39"/>
    <w:rsid w:val="638ECCC1"/>
    <w:rsid w:val="63F0827A"/>
    <w:rsid w:val="6448ADBB"/>
    <w:rsid w:val="659EA2BE"/>
    <w:rsid w:val="66302EE2"/>
    <w:rsid w:val="66F488E9"/>
    <w:rsid w:val="67EEF703"/>
    <w:rsid w:val="680F5CE5"/>
    <w:rsid w:val="6917B818"/>
    <w:rsid w:val="69300C76"/>
    <w:rsid w:val="69930C8D"/>
    <w:rsid w:val="6C2A5D67"/>
    <w:rsid w:val="6C5C692C"/>
    <w:rsid w:val="6CA02C0E"/>
    <w:rsid w:val="6CA458AA"/>
    <w:rsid w:val="6D2D84D4"/>
    <w:rsid w:val="6EC2EF82"/>
    <w:rsid w:val="6FE2810E"/>
    <w:rsid w:val="6FF58AA8"/>
    <w:rsid w:val="70364C12"/>
    <w:rsid w:val="704112CD"/>
    <w:rsid w:val="71DFC655"/>
    <w:rsid w:val="71E7E559"/>
    <w:rsid w:val="724AA183"/>
    <w:rsid w:val="7274996C"/>
    <w:rsid w:val="72C516DC"/>
    <w:rsid w:val="730A23AE"/>
    <w:rsid w:val="746826FE"/>
    <w:rsid w:val="7536B178"/>
    <w:rsid w:val="7616425B"/>
    <w:rsid w:val="770324B5"/>
    <w:rsid w:val="77C08C3C"/>
    <w:rsid w:val="77CF7C29"/>
    <w:rsid w:val="7B7944F6"/>
    <w:rsid w:val="7C5465A0"/>
    <w:rsid w:val="7CDD9766"/>
    <w:rsid w:val="7D1FAA39"/>
    <w:rsid w:val="7E460D32"/>
    <w:rsid w:val="7F0D2D48"/>
    <w:rsid w:val="7F192BEF"/>
    <w:rsid w:val="7F44AB0E"/>
    <w:rsid w:val="7F8618A1"/>
    <w:rsid w:val="7F960003"/>
    <w:rsid w:val="7FE028F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E286F"/>
  <w15:chartTrackingRefBased/>
  <w15:docId w15:val="{4012EC05-278E-41BB-AB9A-A1552CD7A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16FA"/>
    <w:pPr>
      <w:ind w:left="567"/>
      <w:jc w:val="both"/>
    </w:pPr>
    <w:rPr>
      <w:color w:val="000000" w:themeColor="text1"/>
    </w:rPr>
  </w:style>
  <w:style w:type="paragraph" w:styleId="Heading1">
    <w:name w:val="heading 1"/>
    <w:basedOn w:val="Normal"/>
    <w:next w:val="Normal"/>
    <w:link w:val="Heading1Char"/>
    <w:uiPriority w:val="9"/>
    <w:qFormat/>
    <w:rsid w:val="00B65C1C"/>
    <w:pPr>
      <w:keepNext/>
      <w:keepLines/>
      <w:numPr>
        <w:numId w:val="25"/>
      </w:numPr>
      <w:spacing w:before="24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B65C1C"/>
    <w:pPr>
      <w:keepNext/>
      <w:keepLines/>
      <w:numPr>
        <w:ilvl w:val="1"/>
        <w:numId w:val="25"/>
      </w:numPr>
      <w:spacing w:before="4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B65C1C"/>
    <w:pPr>
      <w:keepNext/>
      <w:keepLines/>
      <w:numPr>
        <w:ilvl w:val="2"/>
        <w:numId w:val="25"/>
      </w:numPr>
      <w:spacing w:before="40"/>
      <w:outlineLvl w:val="2"/>
    </w:pPr>
    <w:rPr>
      <w:rFonts w:eastAsiaTheme="majorEastAsia" w:cstheme="majorBidi"/>
    </w:rPr>
  </w:style>
  <w:style w:type="paragraph" w:styleId="Heading4">
    <w:name w:val="heading 4"/>
    <w:basedOn w:val="Normal"/>
    <w:next w:val="Normal"/>
    <w:link w:val="Heading4Char"/>
    <w:uiPriority w:val="9"/>
    <w:semiHidden/>
    <w:unhideWhenUsed/>
    <w:qFormat/>
    <w:rsid w:val="00B65C1C"/>
    <w:pPr>
      <w:keepNext/>
      <w:keepLines/>
      <w:numPr>
        <w:ilvl w:val="3"/>
        <w:numId w:val="25"/>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65C1C"/>
    <w:pPr>
      <w:keepNext/>
      <w:keepLines/>
      <w:numPr>
        <w:ilvl w:val="4"/>
        <w:numId w:val="25"/>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65C1C"/>
    <w:pPr>
      <w:keepNext/>
      <w:keepLines/>
      <w:numPr>
        <w:ilvl w:val="5"/>
        <w:numId w:val="25"/>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B65C1C"/>
    <w:pPr>
      <w:keepNext/>
      <w:keepLines/>
      <w:numPr>
        <w:ilvl w:val="6"/>
        <w:numId w:val="25"/>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65C1C"/>
    <w:pPr>
      <w:keepNext/>
      <w:keepLines/>
      <w:numPr>
        <w:ilvl w:val="7"/>
        <w:numId w:val="2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65C1C"/>
    <w:pPr>
      <w:keepNext/>
      <w:keepLines/>
      <w:numPr>
        <w:ilvl w:val="8"/>
        <w:numId w:val="2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C1C"/>
    <w:rPr>
      <w:rFonts w:eastAsiaTheme="majorEastAsia" w:cstheme="majorBidi"/>
      <w:b/>
      <w:color w:val="000000" w:themeColor="text1"/>
      <w:sz w:val="32"/>
      <w:szCs w:val="32"/>
    </w:rPr>
  </w:style>
  <w:style w:type="paragraph" w:styleId="Header">
    <w:name w:val="header"/>
    <w:basedOn w:val="Normal"/>
    <w:link w:val="HeaderChar"/>
    <w:uiPriority w:val="99"/>
    <w:unhideWhenUsed/>
    <w:rsid w:val="00B65C1C"/>
    <w:pPr>
      <w:tabs>
        <w:tab w:val="center" w:pos="4513"/>
        <w:tab w:val="right" w:pos="9026"/>
      </w:tabs>
    </w:pPr>
  </w:style>
  <w:style w:type="numbering" w:customStyle="1" w:styleId="CurrentList1">
    <w:name w:val="Current List1"/>
    <w:uiPriority w:val="99"/>
    <w:rsid w:val="00B65C1C"/>
    <w:pPr>
      <w:numPr>
        <w:numId w:val="26"/>
      </w:numPr>
    </w:pPr>
  </w:style>
  <w:style w:type="character" w:customStyle="1" w:styleId="Heading2Char">
    <w:name w:val="Heading 2 Char"/>
    <w:basedOn w:val="DefaultParagraphFont"/>
    <w:link w:val="Heading2"/>
    <w:uiPriority w:val="9"/>
    <w:rsid w:val="00B65C1C"/>
    <w:rPr>
      <w:rFonts w:eastAsiaTheme="majorEastAsia" w:cstheme="majorBidi"/>
      <w:b/>
      <w:color w:val="000000" w:themeColor="text1"/>
      <w:sz w:val="26"/>
      <w:szCs w:val="26"/>
    </w:rPr>
  </w:style>
  <w:style w:type="character" w:customStyle="1" w:styleId="Heading3Char">
    <w:name w:val="Heading 3 Char"/>
    <w:basedOn w:val="DefaultParagraphFont"/>
    <w:link w:val="Heading3"/>
    <w:uiPriority w:val="9"/>
    <w:rsid w:val="00B65C1C"/>
    <w:rPr>
      <w:rFonts w:eastAsiaTheme="majorEastAsia" w:cstheme="majorBidi"/>
      <w:color w:val="000000" w:themeColor="text1"/>
    </w:rPr>
  </w:style>
  <w:style w:type="character" w:customStyle="1" w:styleId="Heading4Char">
    <w:name w:val="Heading 4 Char"/>
    <w:basedOn w:val="DefaultParagraphFont"/>
    <w:link w:val="Heading4"/>
    <w:uiPriority w:val="9"/>
    <w:semiHidden/>
    <w:rsid w:val="00B65C1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B65C1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B65C1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B65C1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65C1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65C1C"/>
    <w:rPr>
      <w:rFonts w:asciiTheme="majorHAnsi" w:eastAsiaTheme="majorEastAsia" w:hAnsiTheme="majorHAnsi" w:cstheme="majorBidi"/>
      <w:i/>
      <w:iCs/>
      <w:color w:val="272727" w:themeColor="text1" w:themeTint="D8"/>
      <w:sz w:val="21"/>
      <w:szCs w:val="21"/>
    </w:rPr>
  </w:style>
  <w:style w:type="numbering" w:customStyle="1" w:styleId="CurrentList2">
    <w:name w:val="Current List2"/>
    <w:uiPriority w:val="99"/>
    <w:rsid w:val="00B65C1C"/>
    <w:pPr>
      <w:numPr>
        <w:numId w:val="27"/>
      </w:numPr>
    </w:pPr>
  </w:style>
  <w:style w:type="character" w:customStyle="1" w:styleId="HeaderChar">
    <w:name w:val="Header Char"/>
    <w:basedOn w:val="DefaultParagraphFont"/>
    <w:link w:val="Header"/>
    <w:uiPriority w:val="99"/>
    <w:rsid w:val="00B65C1C"/>
    <w:rPr>
      <w:color w:val="000000" w:themeColor="text1"/>
    </w:rPr>
  </w:style>
  <w:style w:type="paragraph" w:styleId="Footer">
    <w:name w:val="footer"/>
    <w:basedOn w:val="Normal"/>
    <w:link w:val="FooterChar"/>
    <w:uiPriority w:val="99"/>
    <w:unhideWhenUsed/>
    <w:rsid w:val="00B65C1C"/>
    <w:pPr>
      <w:tabs>
        <w:tab w:val="center" w:pos="4513"/>
        <w:tab w:val="right" w:pos="9026"/>
      </w:tabs>
    </w:pPr>
  </w:style>
  <w:style w:type="character" w:customStyle="1" w:styleId="FooterChar">
    <w:name w:val="Footer Char"/>
    <w:basedOn w:val="DefaultParagraphFont"/>
    <w:link w:val="Footer"/>
    <w:uiPriority w:val="99"/>
    <w:rsid w:val="00B65C1C"/>
    <w:rPr>
      <w:color w:val="000000" w:themeColor="text1"/>
    </w:rPr>
  </w:style>
  <w:style w:type="character" w:styleId="PageNumber">
    <w:name w:val="page number"/>
    <w:basedOn w:val="DefaultParagraphFont"/>
    <w:uiPriority w:val="99"/>
    <w:semiHidden/>
    <w:unhideWhenUsed/>
    <w:rsid w:val="00B65C1C"/>
  </w:style>
  <w:style w:type="table" w:styleId="TableGrid">
    <w:name w:val="Table Grid"/>
    <w:basedOn w:val="TableNormal"/>
    <w:uiPriority w:val="39"/>
    <w:rsid w:val="003D7D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117A6E"/>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3">
    <w:name w:val="Plain Table 3"/>
    <w:basedOn w:val="TableNormal"/>
    <w:uiPriority w:val="43"/>
    <w:rsid w:val="00117A6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itle">
    <w:name w:val="Title"/>
    <w:basedOn w:val="Normal"/>
    <w:next w:val="Normal"/>
    <w:link w:val="TitleChar"/>
    <w:uiPriority w:val="10"/>
    <w:qFormat/>
    <w:rsid w:val="002D5CCE"/>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2D5CCE"/>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C93F3D"/>
    <w:pPr>
      <w:numPr>
        <w:numId w:val="0"/>
      </w:numPr>
      <w:spacing w:before="480" w:line="276" w:lineRule="auto"/>
      <w:jc w:val="left"/>
      <w:outlineLvl w:val="9"/>
    </w:pPr>
    <w:rPr>
      <w:rFonts w:asciiTheme="majorHAnsi" w:hAnsiTheme="majorHAnsi"/>
      <w:bCs/>
      <w:sz w:val="28"/>
      <w:szCs w:val="28"/>
    </w:rPr>
  </w:style>
  <w:style w:type="paragraph" w:styleId="TOC1">
    <w:name w:val="toc 1"/>
    <w:basedOn w:val="Normal"/>
    <w:next w:val="Normal"/>
    <w:autoRedefine/>
    <w:uiPriority w:val="39"/>
    <w:unhideWhenUsed/>
    <w:rsid w:val="0040151A"/>
    <w:pPr>
      <w:spacing w:before="120"/>
      <w:ind w:left="0"/>
      <w:jc w:val="left"/>
    </w:pPr>
    <w:rPr>
      <w:rFonts w:cstheme="minorHAnsi"/>
      <w:b/>
      <w:bCs/>
      <w:iCs/>
    </w:rPr>
  </w:style>
  <w:style w:type="character" w:styleId="Hyperlink">
    <w:name w:val="Hyperlink"/>
    <w:basedOn w:val="DefaultParagraphFont"/>
    <w:uiPriority w:val="99"/>
    <w:unhideWhenUsed/>
    <w:rsid w:val="0040151A"/>
    <w:rPr>
      <w:color w:val="0563C1" w:themeColor="hyperlink"/>
      <w:u w:val="single"/>
    </w:rPr>
  </w:style>
  <w:style w:type="paragraph" w:styleId="TOC2">
    <w:name w:val="toc 2"/>
    <w:basedOn w:val="Normal"/>
    <w:next w:val="Normal"/>
    <w:autoRedefine/>
    <w:uiPriority w:val="39"/>
    <w:unhideWhenUsed/>
    <w:rsid w:val="00AB1ABE"/>
    <w:pPr>
      <w:spacing w:before="120"/>
      <w:ind w:left="720"/>
      <w:jc w:val="left"/>
    </w:pPr>
    <w:rPr>
      <w:rFonts w:cstheme="minorHAnsi"/>
      <w:bCs/>
      <w:szCs w:val="22"/>
    </w:rPr>
  </w:style>
  <w:style w:type="paragraph" w:styleId="TOC3">
    <w:name w:val="toc 3"/>
    <w:basedOn w:val="Normal"/>
    <w:next w:val="Normal"/>
    <w:autoRedefine/>
    <w:uiPriority w:val="39"/>
    <w:semiHidden/>
    <w:unhideWhenUsed/>
    <w:rsid w:val="0040151A"/>
    <w:pPr>
      <w:ind w:left="480"/>
      <w:jc w:val="left"/>
    </w:pPr>
    <w:rPr>
      <w:rFonts w:cstheme="minorHAnsi"/>
      <w:sz w:val="20"/>
      <w:szCs w:val="20"/>
    </w:rPr>
  </w:style>
  <w:style w:type="paragraph" w:styleId="TOC4">
    <w:name w:val="toc 4"/>
    <w:basedOn w:val="Normal"/>
    <w:next w:val="Normal"/>
    <w:autoRedefine/>
    <w:uiPriority w:val="39"/>
    <w:semiHidden/>
    <w:unhideWhenUsed/>
    <w:rsid w:val="0040151A"/>
    <w:pPr>
      <w:ind w:left="720"/>
      <w:jc w:val="left"/>
    </w:pPr>
    <w:rPr>
      <w:rFonts w:cstheme="minorHAnsi"/>
      <w:sz w:val="20"/>
      <w:szCs w:val="20"/>
    </w:rPr>
  </w:style>
  <w:style w:type="paragraph" w:styleId="TOC5">
    <w:name w:val="toc 5"/>
    <w:basedOn w:val="Normal"/>
    <w:next w:val="Normal"/>
    <w:autoRedefine/>
    <w:uiPriority w:val="39"/>
    <w:semiHidden/>
    <w:unhideWhenUsed/>
    <w:rsid w:val="0040151A"/>
    <w:pPr>
      <w:ind w:left="960"/>
      <w:jc w:val="left"/>
    </w:pPr>
    <w:rPr>
      <w:rFonts w:cstheme="minorHAnsi"/>
      <w:sz w:val="20"/>
      <w:szCs w:val="20"/>
    </w:rPr>
  </w:style>
  <w:style w:type="paragraph" w:styleId="TOC6">
    <w:name w:val="toc 6"/>
    <w:basedOn w:val="Normal"/>
    <w:next w:val="Normal"/>
    <w:autoRedefine/>
    <w:uiPriority w:val="39"/>
    <w:semiHidden/>
    <w:unhideWhenUsed/>
    <w:rsid w:val="0040151A"/>
    <w:pPr>
      <w:ind w:left="1200"/>
      <w:jc w:val="left"/>
    </w:pPr>
    <w:rPr>
      <w:rFonts w:cstheme="minorHAnsi"/>
      <w:sz w:val="20"/>
      <w:szCs w:val="20"/>
    </w:rPr>
  </w:style>
  <w:style w:type="paragraph" w:styleId="TOC7">
    <w:name w:val="toc 7"/>
    <w:basedOn w:val="Normal"/>
    <w:next w:val="Normal"/>
    <w:autoRedefine/>
    <w:uiPriority w:val="39"/>
    <w:semiHidden/>
    <w:unhideWhenUsed/>
    <w:rsid w:val="0040151A"/>
    <w:pPr>
      <w:ind w:left="1440"/>
      <w:jc w:val="left"/>
    </w:pPr>
    <w:rPr>
      <w:rFonts w:cstheme="minorHAnsi"/>
      <w:sz w:val="20"/>
      <w:szCs w:val="20"/>
    </w:rPr>
  </w:style>
  <w:style w:type="paragraph" w:styleId="TOC8">
    <w:name w:val="toc 8"/>
    <w:basedOn w:val="Normal"/>
    <w:next w:val="Normal"/>
    <w:autoRedefine/>
    <w:uiPriority w:val="39"/>
    <w:semiHidden/>
    <w:unhideWhenUsed/>
    <w:rsid w:val="0040151A"/>
    <w:pPr>
      <w:ind w:left="1680"/>
      <w:jc w:val="left"/>
    </w:pPr>
    <w:rPr>
      <w:rFonts w:cstheme="minorHAnsi"/>
      <w:sz w:val="20"/>
      <w:szCs w:val="20"/>
    </w:rPr>
  </w:style>
  <w:style w:type="paragraph" w:styleId="TOC9">
    <w:name w:val="toc 9"/>
    <w:basedOn w:val="Normal"/>
    <w:next w:val="Normal"/>
    <w:autoRedefine/>
    <w:uiPriority w:val="39"/>
    <w:semiHidden/>
    <w:unhideWhenUsed/>
    <w:rsid w:val="0040151A"/>
    <w:pPr>
      <w:ind w:left="1920"/>
      <w:jc w:val="left"/>
    </w:pPr>
    <w:rPr>
      <w:rFonts w:cstheme="minorHAnsi"/>
      <w:sz w:val="20"/>
      <w:szCs w:val="20"/>
    </w:rPr>
  </w:style>
  <w:style w:type="character" w:styleId="CommentReference">
    <w:name w:val="annotation reference"/>
    <w:basedOn w:val="DefaultParagraphFont"/>
    <w:uiPriority w:val="99"/>
    <w:semiHidden/>
    <w:unhideWhenUsed/>
    <w:rsid w:val="0040151A"/>
    <w:rPr>
      <w:sz w:val="16"/>
      <w:szCs w:val="16"/>
    </w:rPr>
  </w:style>
  <w:style w:type="paragraph" w:styleId="CommentText">
    <w:name w:val="annotation text"/>
    <w:basedOn w:val="Normal"/>
    <w:link w:val="CommentTextChar"/>
    <w:uiPriority w:val="99"/>
    <w:semiHidden/>
    <w:unhideWhenUsed/>
    <w:rsid w:val="0040151A"/>
    <w:rPr>
      <w:sz w:val="20"/>
      <w:szCs w:val="20"/>
    </w:rPr>
  </w:style>
  <w:style w:type="character" w:customStyle="1" w:styleId="CommentTextChar">
    <w:name w:val="Comment Text Char"/>
    <w:basedOn w:val="DefaultParagraphFont"/>
    <w:link w:val="CommentText"/>
    <w:uiPriority w:val="99"/>
    <w:semiHidden/>
    <w:rsid w:val="0040151A"/>
    <w:rPr>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40151A"/>
    <w:rPr>
      <w:b/>
      <w:bCs/>
    </w:rPr>
  </w:style>
  <w:style w:type="character" w:customStyle="1" w:styleId="CommentSubjectChar">
    <w:name w:val="Comment Subject Char"/>
    <w:basedOn w:val="CommentTextChar"/>
    <w:link w:val="CommentSubject"/>
    <w:uiPriority w:val="99"/>
    <w:semiHidden/>
    <w:rsid w:val="0040151A"/>
    <w:rPr>
      <w:b/>
      <w:bCs/>
      <w:color w:val="000000" w:themeColor="text1"/>
      <w:sz w:val="20"/>
      <w:szCs w:val="20"/>
    </w:rPr>
  </w:style>
  <w:style w:type="paragraph" w:styleId="ListParagraph">
    <w:name w:val="List Paragraph"/>
    <w:basedOn w:val="Normal"/>
    <w:uiPriority w:val="34"/>
    <w:qFormat/>
    <w:rsid w:val="00A62B7F"/>
    <w:pPr>
      <w:ind w:left="720"/>
      <w:contextualSpacing/>
    </w:pPr>
  </w:style>
  <w:style w:type="paragraph" w:styleId="Revision">
    <w:name w:val="Revision"/>
    <w:hidden/>
    <w:uiPriority w:val="99"/>
    <w:semiHidden/>
    <w:rsid w:val="00586FC7"/>
    <w:rPr>
      <w:color w:val="000000" w:themeColor="text1"/>
    </w:rPr>
  </w:style>
  <w:style w:type="paragraph" w:styleId="HTMLPreformatted">
    <w:name w:val="HTML Preformatted"/>
    <w:basedOn w:val="Normal"/>
    <w:link w:val="HTMLPreformattedChar"/>
    <w:uiPriority w:val="99"/>
    <w:unhideWhenUsed/>
    <w:rsid w:val="00E931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jc w:val="left"/>
    </w:pPr>
    <w:rPr>
      <w:rFonts w:ascii="Courier New" w:eastAsia="Times New Roman" w:hAnsi="Courier New" w:cs="Courier New"/>
      <w:color w:val="auto"/>
      <w:sz w:val="20"/>
      <w:szCs w:val="20"/>
      <w:lang w:val="de-DE" w:eastAsia="en-GB"/>
    </w:rPr>
  </w:style>
  <w:style w:type="character" w:customStyle="1" w:styleId="HTMLPreformattedChar">
    <w:name w:val="HTML Preformatted Char"/>
    <w:basedOn w:val="DefaultParagraphFont"/>
    <w:link w:val="HTMLPreformatted"/>
    <w:uiPriority w:val="99"/>
    <w:rsid w:val="00E9313E"/>
    <w:rPr>
      <w:rFonts w:ascii="Courier New" w:eastAsia="Times New Roman" w:hAnsi="Courier New" w:cs="Courier New"/>
      <w:sz w:val="20"/>
      <w:szCs w:val="20"/>
      <w:lang w:val="de-DE"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3265507">
      <w:bodyDiv w:val="1"/>
      <w:marLeft w:val="0"/>
      <w:marRight w:val="0"/>
      <w:marTop w:val="0"/>
      <w:marBottom w:val="0"/>
      <w:divBdr>
        <w:top w:val="none" w:sz="0" w:space="0" w:color="auto"/>
        <w:left w:val="none" w:sz="0" w:space="0" w:color="auto"/>
        <w:bottom w:val="none" w:sz="0" w:space="0" w:color="auto"/>
        <w:right w:val="none" w:sz="0" w:space="0" w:color="auto"/>
      </w:divBdr>
    </w:div>
    <w:div w:id="1913194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microsoft.com/office/2011/relationships/commentsExtended" Target="commentsExtended.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grclab.com/" TargetMode="External"/><Relationship Id="rId17" Type="http://schemas.openxmlformats.org/officeDocument/2006/relationships/comments" Target="comments.xm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kertos.io/home-english/" TargetMode="External"/><Relationship Id="rId20" Type="http://schemas.microsoft.com/office/2018/08/relationships/commentsExtensible" Target="commentsExtensible.xml"/><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20.png"/><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endnotes" Target="endnotes.xml"/><Relationship Id="rId19"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kertos.io/home-english/" TargetMode="External"/><Relationship Id="rId22" Type="http://schemas.openxmlformats.org/officeDocument/2006/relationships/footer" Target="footer1.xml"/><Relationship Id="rId27"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BE05A27744793C4BAAD7BDC9BBB83668" ma:contentTypeVersion="20" ma:contentTypeDescription="Ein neues Dokument erstellen." ma:contentTypeScope="" ma:versionID="0380f3ac2781c930cacc1a8f620bad09">
  <xsd:schema xmlns:xsd="http://www.w3.org/2001/XMLSchema" xmlns:xs="http://www.w3.org/2001/XMLSchema" xmlns:p="http://schemas.microsoft.com/office/2006/metadata/properties" xmlns:ns2="76a26975-6e3d-4b4f-97e4-14dbd2324e6e" xmlns:ns3="48c7d70e-5c3b-4cd1-ab70-7b97a30a4686" targetNamespace="http://schemas.microsoft.com/office/2006/metadata/properties" ma:root="true" ma:fieldsID="32bde11849bb744d41055bc922697012" ns2:_="" ns3:_="">
    <xsd:import namespace="76a26975-6e3d-4b4f-97e4-14dbd2324e6e"/>
    <xsd:import namespace="48c7d70e-5c3b-4cd1-ab70-7b97a30a468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a26975-6e3d-4b4f-97e4-14dbd2324e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Bildmarkierungen" ma:readOnly="false" ma:fieldId="{5cf76f15-5ced-4ddc-b409-7134ff3c332f}" ma:taxonomyMulti="true" ma:sspId="f0fb21b1-eb63-475d-b52f-436e5ee0899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tatus Unterschrift" ma:internalName="Status_x0020_Unterschrift">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Status" ma:index="27" nillable="true" ma:displayName="Status" ma:default="Draft" ma:format="Dropdown" ma:internalName="Status">
      <xsd:simpleType>
        <xsd:restriction base="dms:Choice">
          <xsd:enumeration value="Draft"/>
          <xsd:enumeration value="Review"/>
          <xsd:enumeration value="Done"/>
        </xsd:restriction>
      </xsd:simpleType>
    </xsd:element>
  </xsd:schema>
  <xsd:schema xmlns:xsd="http://www.w3.org/2001/XMLSchema" xmlns:xs="http://www.w3.org/2001/XMLSchema" xmlns:dms="http://schemas.microsoft.com/office/2006/documentManagement/types" xmlns:pc="http://schemas.microsoft.com/office/infopath/2007/PartnerControls" targetNamespace="48c7d70e-5c3b-4cd1-ab70-7b97a30a4686" elementFormDefault="qualified">
    <xsd:import namespace="http://schemas.microsoft.com/office/2006/documentManagement/types"/>
    <xsd:import namespace="http://schemas.microsoft.com/office/infopath/2007/PartnerControls"/>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element name="TaxCatchAll" ma:index="22" nillable="true" ma:displayName="Taxonomy Catch All Column" ma:hidden="true" ma:list="{1161cae1-5f18-4bd2-ad26-4cb8ea11399b}" ma:internalName="TaxCatchAll" ma:showField="CatchAllData" ma:web="48c7d70e-5c3b-4cd1-ab70-7b97a30a46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6a26975-6e3d-4b4f-97e4-14dbd2324e6e">
      <Terms xmlns="http://schemas.microsoft.com/office/infopath/2007/PartnerControls"/>
    </lcf76f155ced4ddcb4097134ff3c332f>
    <TaxCatchAll xmlns="48c7d70e-5c3b-4cd1-ab70-7b97a30a4686" xsi:nil="true"/>
    <_Flow_SignoffStatus xmlns="76a26975-6e3d-4b4f-97e4-14dbd2324e6e" xsi:nil="true"/>
    <Status xmlns="76a26975-6e3d-4b4f-97e4-14dbd2324e6e">Draft</Status>
  </documentManagement>
</p:properties>
</file>

<file path=customXml/itemProps1.xml><?xml version="1.0" encoding="utf-8"?>
<ds:datastoreItem xmlns:ds="http://schemas.openxmlformats.org/officeDocument/2006/customXml" ds:itemID="{2C3D490E-9A52-1C4D-A44A-E6AE4CBA425C}">
  <ds:schemaRefs>
    <ds:schemaRef ds:uri="http://schemas.openxmlformats.org/officeDocument/2006/bibliography"/>
  </ds:schemaRefs>
</ds:datastoreItem>
</file>

<file path=customXml/itemProps2.xml><?xml version="1.0" encoding="utf-8"?>
<ds:datastoreItem xmlns:ds="http://schemas.openxmlformats.org/officeDocument/2006/customXml" ds:itemID="{E2D82F13-EAB1-43FA-A1CF-D46DA9FF22D7}">
  <ds:schemaRefs>
    <ds:schemaRef ds:uri="http://schemas.microsoft.com/sharepoint/v3/contenttype/forms"/>
  </ds:schemaRefs>
</ds:datastoreItem>
</file>

<file path=customXml/itemProps3.xml><?xml version="1.0" encoding="utf-8"?>
<ds:datastoreItem xmlns:ds="http://schemas.openxmlformats.org/officeDocument/2006/customXml" ds:itemID="{3548274F-8E1D-4884-8F94-A19DD3D0AC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a26975-6e3d-4b4f-97e4-14dbd2324e6e"/>
    <ds:schemaRef ds:uri="48c7d70e-5c3b-4cd1-ab70-7b97a30a46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B29849E-DB29-45D0-806E-E5E535834BA1}">
  <ds:schemaRefs>
    <ds:schemaRef ds:uri="http://schemas.microsoft.com/office/2006/metadata/properties"/>
    <ds:schemaRef ds:uri="http://schemas.microsoft.com/office/infopath/2007/PartnerControls"/>
    <ds:schemaRef ds:uri="76a26975-6e3d-4b4f-97e4-14dbd2324e6e"/>
    <ds:schemaRef ds:uri="48c7d70e-5c3b-4cd1-ab70-7b97a30a4686"/>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1795</Words>
  <Characters>10236</Characters>
  <Application>Microsoft Office Word</Application>
  <DocSecurity>0</DocSecurity>
  <Lines>85</Lines>
  <Paragraphs>24</Paragraphs>
  <ScaleCrop>false</ScaleCrop>
  <Company/>
  <LinksUpToDate>false</LinksUpToDate>
  <CharactersWithSpaces>12007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Aron Lange</dc:creator>
  <cp:keywords/>
  <dc:description/>
  <cp:lastModifiedBy>Aron Lange</cp:lastModifiedBy>
  <cp:revision>4</cp:revision>
  <cp:lastPrinted>2024-11-25T11:58:00Z</cp:lastPrinted>
  <dcterms:created xsi:type="dcterms:W3CDTF">2024-11-25T11:58:00Z</dcterms:created>
  <dcterms:modified xsi:type="dcterms:W3CDTF">2024-11-25T16:02:00Z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0x010100BE05A27744793C4BAAD7BDC9BBB83668</vt:lpwstr>
  </property>
  <property fmtid="{D5CDD505-2E9C-101B-9397-08002B2CF9AE}" pid="3" name="MediaServiceImageTags">
    <vt:lpwstr/>
  </property>
</Properties>
</file>